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5F19F" w14:textId="33606C5B" w:rsidR="004333A3" w:rsidRDefault="005D24D6" w:rsidP="00D128F1">
      <w:pPr>
        <w:pStyle w:val="Title1"/>
        <w:spacing w:line="360" w:lineRule="auto"/>
        <w:rPr>
          <w:sz w:val="64"/>
          <w:szCs w:val="64"/>
          <w:rtl/>
        </w:rPr>
      </w:pPr>
      <w:r>
        <w:rPr>
          <w:rFonts w:hint="cs"/>
          <w:sz w:val="64"/>
          <w:szCs w:val="64"/>
          <w:rtl/>
        </w:rPr>
        <w:t xml:space="preserve">פרויקט </w:t>
      </w:r>
      <w:r w:rsidR="00E428D4" w:rsidRPr="00E428D4">
        <w:rPr>
          <w:sz w:val="64"/>
          <w:szCs w:val="64"/>
          <w:rtl/>
        </w:rPr>
        <w:t>משחק דאבל וירטואלי</w:t>
      </w:r>
    </w:p>
    <w:p w14:paraId="505307A6" w14:textId="77777777" w:rsidR="00CE2DFF" w:rsidRPr="004333A3" w:rsidRDefault="00363D70" w:rsidP="004333A3">
      <w:pPr>
        <w:pStyle w:val="Title1"/>
        <w:spacing w:line="360" w:lineRule="auto"/>
        <w:rPr>
          <w:sz w:val="40"/>
          <w:szCs w:val="40"/>
          <w:rtl/>
        </w:rPr>
      </w:pPr>
      <w:r w:rsidRPr="008C297C">
        <w:rPr>
          <w:rtl/>
        </w:rPr>
        <w:br/>
      </w:r>
      <w:r w:rsidR="005C32ED" w:rsidRPr="004333A3">
        <w:rPr>
          <w:rFonts w:hint="cs"/>
          <w:sz w:val="40"/>
          <w:szCs w:val="40"/>
          <w:rtl/>
        </w:rPr>
        <w:t>עבודת גמר</w:t>
      </w:r>
      <w:r w:rsidR="00CE2DFF" w:rsidRPr="004333A3">
        <w:rPr>
          <w:rFonts w:hint="cs"/>
          <w:sz w:val="40"/>
          <w:szCs w:val="40"/>
          <w:rtl/>
        </w:rPr>
        <w:t xml:space="preserve"> </w:t>
      </w:r>
      <w:r w:rsidR="0004408E" w:rsidRPr="004333A3">
        <w:rPr>
          <w:rFonts w:hint="cs"/>
          <w:sz w:val="40"/>
          <w:szCs w:val="40"/>
          <w:rtl/>
        </w:rPr>
        <w:t xml:space="preserve">תכנון ותכנות מערכות </w:t>
      </w:r>
      <w:r w:rsidR="0004408E" w:rsidRPr="004333A3">
        <w:rPr>
          <w:sz w:val="40"/>
          <w:szCs w:val="40"/>
          <w:rtl/>
        </w:rPr>
        <w:t>8835</w:t>
      </w:r>
      <w:r w:rsidR="00775D16" w:rsidRPr="004333A3">
        <w:rPr>
          <w:rFonts w:hint="cs"/>
          <w:sz w:val="40"/>
          <w:szCs w:val="40"/>
          <w:rtl/>
        </w:rPr>
        <w:t>8</w:t>
      </w:r>
      <w:r w:rsidR="0004408E" w:rsidRPr="004333A3">
        <w:rPr>
          <w:sz w:val="40"/>
          <w:szCs w:val="40"/>
          <w:rtl/>
        </w:rPr>
        <w:t>9</w:t>
      </w:r>
    </w:p>
    <w:p w14:paraId="1C594F90" w14:textId="77777777" w:rsidR="004333A3" w:rsidRPr="004333A3" w:rsidRDefault="004333A3" w:rsidP="00775D16">
      <w:pPr>
        <w:pStyle w:val="Title1"/>
        <w:spacing w:line="360" w:lineRule="auto"/>
        <w:rPr>
          <w:sz w:val="40"/>
          <w:szCs w:val="40"/>
          <w:rtl/>
        </w:rPr>
      </w:pPr>
      <w:r w:rsidRPr="004333A3">
        <w:rPr>
          <w:rFonts w:hint="cs"/>
          <w:sz w:val="40"/>
          <w:szCs w:val="40"/>
          <w:rtl/>
        </w:rPr>
        <w:t xml:space="preserve">חלופה: </w:t>
      </w:r>
      <w:r w:rsidRPr="004333A3">
        <w:rPr>
          <w:sz w:val="40"/>
          <w:szCs w:val="40"/>
          <w:rtl/>
        </w:rPr>
        <w:t>מערכות טלפונים ניידים</w:t>
      </w:r>
    </w:p>
    <w:p w14:paraId="294E1324" w14:textId="77777777" w:rsidR="0004408E" w:rsidRPr="006F6B5C" w:rsidRDefault="0004408E" w:rsidP="00EC2F9B">
      <w:pPr>
        <w:pStyle w:val="Title1"/>
        <w:spacing w:line="360" w:lineRule="auto"/>
        <w:rPr>
          <w:szCs w:val="48"/>
          <w:u w:val="none"/>
          <w:rtl/>
        </w:rPr>
      </w:pPr>
    </w:p>
    <w:p w14:paraId="33411F06" w14:textId="4731DEB4" w:rsidR="00CE2DFF" w:rsidRPr="00EF0814" w:rsidRDefault="00CE2DFF" w:rsidP="00D128F1">
      <w:pPr>
        <w:pStyle w:val="Title1"/>
        <w:spacing w:line="360" w:lineRule="auto"/>
        <w:rPr>
          <w:sz w:val="40"/>
          <w:szCs w:val="40"/>
          <w:u w:val="none"/>
          <w:rtl/>
        </w:rPr>
      </w:pPr>
      <w:r w:rsidRPr="00EF0814">
        <w:rPr>
          <w:rFonts w:hint="cs"/>
          <w:sz w:val="40"/>
          <w:szCs w:val="40"/>
          <w:u w:val="none"/>
          <w:rtl/>
        </w:rPr>
        <w:t>מגיש</w:t>
      </w:r>
      <w:r w:rsidR="006D4F78" w:rsidRPr="00EF0814">
        <w:rPr>
          <w:rFonts w:hint="cs"/>
          <w:sz w:val="40"/>
          <w:szCs w:val="40"/>
          <w:u w:val="none"/>
          <w:rtl/>
        </w:rPr>
        <w:t xml:space="preserve">: </w:t>
      </w:r>
      <w:r w:rsidR="00DA0B86">
        <w:rPr>
          <w:rFonts w:hint="cs"/>
          <w:sz w:val="40"/>
          <w:szCs w:val="40"/>
          <w:u w:val="none"/>
          <w:rtl/>
        </w:rPr>
        <w:t>מידן חברוני סבח</w:t>
      </w:r>
    </w:p>
    <w:p w14:paraId="645005F0" w14:textId="7B90E196" w:rsidR="004333A3" w:rsidRPr="00EF0814" w:rsidRDefault="004333A3" w:rsidP="00D128F1">
      <w:pPr>
        <w:pStyle w:val="Title1"/>
        <w:spacing w:line="360" w:lineRule="auto"/>
        <w:rPr>
          <w:sz w:val="40"/>
          <w:szCs w:val="40"/>
          <w:u w:val="none"/>
          <w:rtl/>
        </w:rPr>
      </w:pPr>
      <w:r w:rsidRPr="00EF0814">
        <w:rPr>
          <w:rFonts w:hint="cs"/>
          <w:sz w:val="40"/>
          <w:szCs w:val="40"/>
          <w:u w:val="none"/>
          <w:rtl/>
        </w:rPr>
        <w:t xml:space="preserve">ת.ז. </w:t>
      </w:r>
      <w:r w:rsidR="00DA0B86">
        <w:rPr>
          <w:rFonts w:hint="cs"/>
          <w:sz w:val="40"/>
          <w:szCs w:val="40"/>
          <w:u w:val="none"/>
          <w:rtl/>
        </w:rPr>
        <w:t>330738634</w:t>
      </w:r>
      <w:r w:rsidRPr="00EF0814">
        <w:rPr>
          <w:rFonts w:hint="cs"/>
          <w:sz w:val="40"/>
          <w:szCs w:val="40"/>
          <w:u w:val="none"/>
          <w:rtl/>
        </w:rPr>
        <w:t xml:space="preserve"> </w:t>
      </w:r>
    </w:p>
    <w:p w14:paraId="6D00C371" w14:textId="1B6FF16C" w:rsidR="004333A3" w:rsidRPr="00EF0814" w:rsidRDefault="004333A3" w:rsidP="00D128F1">
      <w:pPr>
        <w:pStyle w:val="Title1"/>
        <w:spacing w:line="360" w:lineRule="auto"/>
        <w:rPr>
          <w:sz w:val="40"/>
          <w:szCs w:val="40"/>
          <w:u w:val="none"/>
          <w:rtl/>
        </w:rPr>
      </w:pPr>
      <w:r w:rsidRPr="00EF0814">
        <w:rPr>
          <w:rFonts w:hint="cs"/>
          <w:sz w:val="40"/>
          <w:szCs w:val="40"/>
          <w:u w:val="none"/>
          <w:rtl/>
        </w:rPr>
        <w:t xml:space="preserve">מנחה: </w:t>
      </w:r>
      <w:r w:rsidR="00DA0B86">
        <w:rPr>
          <w:rFonts w:hint="cs"/>
          <w:sz w:val="40"/>
          <w:szCs w:val="40"/>
          <w:u w:val="none"/>
          <w:rtl/>
        </w:rPr>
        <w:t>אלון חימוביץ'</w:t>
      </w:r>
    </w:p>
    <w:p w14:paraId="5156BE89" w14:textId="263AA069" w:rsidR="00EF0814" w:rsidRPr="00EF0814" w:rsidRDefault="00DA0B86" w:rsidP="00D128F1">
      <w:pPr>
        <w:pStyle w:val="Title1"/>
        <w:spacing w:line="360" w:lineRule="auto"/>
        <w:rPr>
          <w:sz w:val="40"/>
          <w:szCs w:val="40"/>
          <w:u w:val="none"/>
          <w:rtl/>
        </w:rPr>
      </w:pPr>
      <w:r>
        <w:rPr>
          <w:rFonts w:hint="cs"/>
          <w:sz w:val="40"/>
          <w:szCs w:val="40"/>
          <w:u w:val="none"/>
          <w:rtl/>
        </w:rPr>
        <w:t xml:space="preserve">בית ספר </w:t>
      </w:r>
      <w:r w:rsidR="00EF0814" w:rsidRPr="00EF0814">
        <w:rPr>
          <w:rFonts w:hint="cs"/>
          <w:sz w:val="40"/>
          <w:szCs w:val="40"/>
          <w:u w:val="none"/>
          <w:rtl/>
        </w:rPr>
        <w:t xml:space="preserve">תיכון </w:t>
      </w:r>
      <w:r>
        <w:rPr>
          <w:rFonts w:hint="cs"/>
          <w:sz w:val="40"/>
          <w:szCs w:val="40"/>
          <w:u w:val="none"/>
          <w:rtl/>
        </w:rPr>
        <w:t>ע"ש מנחם בגין, אילת</w:t>
      </w:r>
    </w:p>
    <w:p w14:paraId="07D86A9C" w14:textId="2F45DCC7" w:rsidR="004333A3" w:rsidRPr="00DF2E57" w:rsidRDefault="00DA0B86" w:rsidP="00EF0814">
      <w:pPr>
        <w:pStyle w:val="Title1"/>
        <w:spacing w:beforeLines="120" w:before="288" w:after="0"/>
        <w:rPr>
          <w:color w:val="0000FF"/>
          <w:u w:val="none"/>
          <w:rtl/>
        </w:rPr>
      </w:pPr>
      <w:r>
        <w:rPr>
          <w:noProof/>
        </w:rPr>
        <w:drawing>
          <wp:inline distT="0" distB="0" distL="0" distR="0" wp14:anchorId="6F91196D" wp14:editId="1E57E4C4">
            <wp:extent cx="2141220" cy="1577340"/>
            <wp:effectExtent l="0" t="0" r="0" b="3810"/>
            <wp:docPr id="516180321" name="Picture 27" descr="תיכון בגין אילת‎ (@begineilat)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תיכון בגין אילת‎ (@begineilat) • Facebook"/>
                    <pic:cNvPicPr>
                      <a:picLocks noChangeAspect="1" noChangeArrowheads="1"/>
                    </pic:cNvPicPr>
                  </pic:nvPicPr>
                  <pic:blipFill rotWithShape="1">
                    <a:blip r:embed="rId8">
                      <a:extLst>
                        <a:ext uri="{28A0092B-C50C-407E-A947-70E740481C1C}">
                          <a14:useLocalDpi xmlns:a14="http://schemas.microsoft.com/office/drawing/2010/main" val="0"/>
                        </a:ext>
                      </a:extLst>
                    </a:blip>
                    <a:srcRect b="26335"/>
                    <a:stretch>
                      <a:fillRect/>
                    </a:stretch>
                  </pic:blipFill>
                  <pic:spPr bwMode="auto">
                    <a:xfrm>
                      <a:off x="0" y="0"/>
                      <a:ext cx="2141220" cy="1577340"/>
                    </a:xfrm>
                    <a:prstGeom prst="rect">
                      <a:avLst/>
                    </a:prstGeom>
                    <a:noFill/>
                    <a:ln>
                      <a:noFill/>
                    </a:ln>
                    <a:extLst>
                      <a:ext uri="{53640926-AAD7-44D8-BBD7-CCE9431645EC}">
                        <a14:shadowObscured xmlns:a14="http://schemas.microsoft.com/office/drawing/2010/main"/>
                      </a:ext>
                    </a:extLst>
                  </pic:spPr>
                </pic:pic>
              </a:graphicData>
            </a:graphic>
          </wp:inline>
        </w:drawing>
      </w:r>
    </w:p>
    <w:p w14:paraId="147E982C" w14:textId="77777777" w:rsidR="00014B15" w:rsidRPr="00014B15" w:rsidRDefault="00014B15" w:rsidP="00EF0814">
      <w:pPr>
        <w:pStyle w:val="Title1"/>
        <w:spacing w:before="0" w:afterLines="120" w:after="288"/>
        <w:rPr>
          <w:u w:val="none"/>
          <w:rtl/>
        </w:rPr>
      </w:pPr>
    </w:p>
    <w:p w14:paraId="57A09DFC" w14:textId="702985B9" w:rsidR="00980311" w:rsidRDefault="004333A3" w:rsidP="00980311">
      <w:pPr>
        <w:pStyle w:val="Title1"/>
        <w:spacing w:line="360" w:lineRule="auto"/>
        <w:rPr>
          <w:rtl/>
        </w:rPr>
      </w:pPr>
      <w:r w:rsidRPr="004333A3">
        <w:rPr>
          <w:rFonts w:hint="cs"/>
          <w:sz w:val="40"/>
          <w:szCs w:val="40"/>
          <w:u w:val="none"/>
          <w:rtl/>
        </w:rPr>
        <w:t>תאריך הגשה:</w:t>
      </w:r>
      <w:r w:rsidR="00DA0B86">
        <w:rPr>
          <w:rFonts w:hint="cs"/>
          <w:sz w:val="40"/>
          <w:szCs w:val="40"/>
          <w:u w:val="none"/>
          <w:rtl/>
        </w:rPr>
        <w:t xml:space="preserve"> </w:t>
      </w:r>
      <w:r w:rsidRPr="004333A3">
        <w:rPr>
          <w:rFonts w:hint="cs"/>
          <w:sz w:val="40"/>
          <w:szCs w:val="40"/>
          <w:u w:val="none"/>
          <w:rtl/>
        </w:rPr>
        <w:t xml:space="preserve"> </w:t>
      </w:r>
    </w:p>
    <w:p w14:paraId="47D9A9C2" w14:textId="77777777" w:rsidR="002E4161" w:rsidRDefault="00CE2DFF" w:rsidP="00EC2F9B">
      <w:pPr>
        <w:pStyle w:val="Title1"/>
        <w:spacing w:line="360" w:lineRule="auto"/>
        <w:rPr>
          <w:rtl/>
        </w:rPr>
      </w:pPr>
      <w:r w:rsidRPr="00980311">
        <w:rPr>
          <w:rtl/>
        </w:rPr>
        <w:br w:type="page"/>
      </w:r>
      <w:r>
        <w:rPr>
          <w:rFonts w:hint="cs"/>
          <w:rtl/>
        </w:rPr>
        <w:lastRenderedPageBreak/>
        <w:t>תוכן העניינים</w:t>
      </w:r>
    </w:p>
    <w:p w14:paraId="04524FD2" w14:textId="77777777" w:rsidR="001418BC" w:rsidRDefault="00CE2DFF">
      <w:pPr>
        <w:pStyle w:val="TOC1"/>
        <w:tabs>
          <w:tab w:val="right" w:leader="dot" w:pos="9019"/>
        </w:tabs>
        <w:rPr>
          <w:rFonts w:asciiTheme="minorHAnsi" w:eastAsiaTheme="minorEastAsia" w:hAnsiTheme="minorHAnsi" w:cstheme="minorBidi"/>
          <w:noProof/>
          <w:kern w:val="2"/>
          <w:sz w:val="24"/>
          <w:rtl/>
          <w14:ligatures w14:val="standardContextual"/>
        </w:rPr>
      </w:pPr>
      <w:r>
        <w:rPr>
          <w:rtl/>
        </w:rPr>
        <w:fldChar w:fldCharType="begin"/>
      </w:r>
      <w:r>
        <w:rPr>
          <w:rtl/>
        </w:rPr>
        <w:instrText xml:space="preserve"> </w:instrText>
      </w:r>
      <w:r>
        <w:instrText>TOC  \* MERGEFORMAT</w:instrText>
      </w:r>
      <w:r>
        <w:rPr>
          <w:rtl/>
        </w:rPr>
        <w:instrText xml:space="preserve"> </w:instrText>
      </w:r>
      <w:r>
        <w:rPr>
          <w:rtl/>
        </w:rPr>
        <w:fldChar w:fldCharType="separate"/>
      </w:r>
      <w:r w:rsidR="001418BC">
        <w:rPr>
          <w:rFonts w:hint="eastAsia"/>
          <w:noProof/>
          <w:rtl/>
        </w:rPr>
        <w:t>מענה</w:t>
      </w:r>
      <w:r w:rsidR="001418BC">
        <w:rPr>
          <w:noProof/>
          <w:rtl/>
        </w:rPr>
        <w:t xml:space="preserve"> </w:t>
      </w:r>
      <w:r w:rsidR="001418BC">
        <w:rPr>
          <w:rFonts w:hint="eastAsia"/>
          <w:noProof/>
          <w:rtl/>
        </w:rPr>
        <w:t>לדרישות</w:t>
      </w:r>
      <w:r w:rsidR="001418BC">
        <w:rPr>
          <w:noProof/>
          <w:rtl/>
        </w:rPr>
        <w:t xml:space="preserve"> </w:t>
      </w:r>
      <w:r w:rsidR="001418BC">
        <w:rPr>
          <w:rFonts w:hint="eastAsia"/>
          <w:noProof/>
          <w:rtl/>
        </w:rPr>
        <w:t>משרד</w:t>
      </w:r>
      <w:r w:rsidR="001418BC">
        <w:rPr>
          <w:noProof/>
          <w:rtl/>
        </w:rPr>
        <w:t xml:space="preserve"> </w:t>
      </w:r>
      <w:r w:rsidR="001418BC">
        <w:rPr>
          <w:rFonts w:hint="eastAsia"/>
          <w:noProof/>
          <w:rtl/>
        </w:rPr>
        <w:t>החינוך</w:t>
      </w:r>
      <w:r w:rsidR="001418BC">
        <w:rPr>
          <w:noProof/>
          <w:rtl/>
        </w:rPr>
        <w:t xml:space="preserve"> </w:t>
      </w:r>
      <w:r w:rsidR="001418BC">
        <w:rPr>
          <w:rFonts w:hint="eastAsia"/>
          <w:noProof/>
          <w:rtl/>
        </w:rPr>
        <w:t>לפרויקט</w:t>
      </w:r>
      <w:r w:rsidR="001418BC">
        <w:rPr>
          <w:noProof/>
          <w:rtl/>
        </w:rPr>
        <w:t xml:space="preserve"> 5 </w:t>
      </w:r>
      <w:r w:rsidR="001418BC">
        <w:rPr>
          <w:rFonts w:hint="eastAsia"/>
          <w:noProof/>
          <w:rtl/>
        </w:rPr>
        <w:t>יח</w:t>
      </w:r>
      <w:r w:rsidR="001418BC">
        <w:rPr>
          <w:noProof/>
          <w:rtl/>
        </w:rPr>
        <w:t>"</w:t>
      </w:r>
      <w:r w:rsidR="001418BC">
        <w:rPr>
          <w:rFonts w:hint="eastAsia"/>
          <w:noProof/>
          <w:rtl/>
        </w:rPr>
        <w:t>ל</w:t>
      </w:r>
      <w:r w:rsidR="001418BC">
        <w:rPr>
          <w:noProof/>
          <w:rtl/>
        </w:rPr>
        <w:tab/>
      </w:r>
      <w:r w:rsidR="001418BC">
        <w:rPr>
          <w:noProof/>
          <w:rtl/>
        </w:rPr>
        <w:fldChar w:fldCharType="begin"/>
      </w:r>
      <w:r w:rsidR="001418BC">
        <w:rPr>
          <w:noProof/>
          <w:rtl/>
        </w:rPr>
        <w:instrText xml:space="preserve"> </w:instrText>
      </w:r>
      <w:r w:rsidR="001418BC">
        <w:rPr>
          <w:noProof/>
        </w:rPr>
        <w:instrText>PAGEREF</w:instrText>
      </w:r>
      <w:r w:rsidR="001418BC">
        <w:rPr>
          <w:noProof/>
          <w:rtl/>
        </w:rPr>
        <w:instrText xml:space="preserve"> _</w:instrText>
      </w:r>
      <w:r w:rsidR="001418BC">
        <w:rPr>
          <w:noProof/>
        </w:rPr>
        <w:instrText>Toc224567504 \h</w:instrText>
      </w:r>
      <w:r w:rsidR="001418BC">
        <w:rPr>
          <w:noProof/>
          <w:rtl/>
        </w:rPr>
        <w:instrText xml:space="preserve"> </w:instrText>
      </w:r>
      <w:r w:rsidR="001418BC">
        <w:rPr>
          <w:noProof/>
          <w:rtl/>
        </w:rPr>
      </w:r>
      <w:r w:rsidR="001418BC">
        <w:rPr>
          <w:noProof/>
          <w:rtl/>
        </w:rPr>
        <w:fldChar w:fldCharType="separate"/>
      </w:r>
      <w:r w:rsidR="001418BC">
        <w:rPr>
          <w:noProof/>
          <w:rtl/>
        </w:rPr>
        <w:t>4</w:t>
      </w:r>
      <w:r w:rsidR="001418BC">
        <w:rPr>
          <w:noProof/>
          <w:rtl/>
        </w:rPr>
        <w:fldChar w:fldCharType="end"/>
      </w:r>
    </w:p>
    <w:p w14:paraId="64CCE4AF" w14:textId="77777777" w:rsidR="001418BC" w:rsidRDefault="001418BC">
      <w:pPr>
        <w:pStyle w:val="TOC1"/>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מבוא</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Toc224567505 \h</w:instrText>
      </w:r>
      <w:r>
        <w:rPr>
          <w:noProof/>
          <w:rtl/>
        </w:rPr>
        <w:instrText xml:space="preserve"> </w:instrText>
      </w:r>
      <w:r>
        <w:rPr>
          <w:noProof/>
          <w:rtl/>
        </w:rPr>
      </w:r>
      <w:r>
        <w:rPr>
          <w:noProof/>
          <w:rtl/>
        </w:rPr>
        <w:fldChar w:fldCharType="separate"/>
      </w:r>
      <w:r>
        <w:rPr>
          <w:noProof/>
          <w:rtl/>
        </w:rPr>
        <w:t>7</w:t>
      </w:r>
      <w:r>
        <w:rPr>
          <w:noProof/>
          <w:rtl/>
        </w:rPr>
        <w:fldChar w:fldCharType="end"/>
      </w:r>
    </w:p>
    <w:p w14:paraId="236DECA9" w14:textId="77777777"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הרקע</w:t>
      </w:r>
      <w:r>
        <w:rPr>
          <w:noProof/>
          <w:rtl/>
        </w:rPr>
        <w:t xml:space="preserve"> </w:t>
      </w:r>
      <w:r>
        <w:rPr>
          <w:rFonts w:hint="eastAsia"/>
          <w:noProof/>
          <w:rtl/>
        </w:rPr>
        <w:t>לפרוייקט</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Toc224567506 \h</w:instrText>
      </w:r>
      <w:r>
        <w:rPr>
          <w:noProof/>
          <w:rtl/>
        </w:rPr>
        <w:instrText xml:space="preserve"> </w:instrText>
      </w:r>
      <w:r>
        <w:rPr>
          <w:noProof/>
          <w:rtl/>
        </w:rPr>
      </w:r>
      <w:r>
        <w:rPr>
          <w:noProof/>
          <w:rtl/>
        </w:rPr>
        <w:fldChar w:fldCharType="separate"/>
      </w:r>
      <w:r>
        <w:rPr>
          <w:noProof/>
          <w:rtl/>
        </w:rPr>
        <w:t>7</w:t>
      </w:r>
      <w:r>
        <w:rPr>
          <w:noProof/>
          <w:rtl/>
        </w:rPr>
        <w:fldChar w:fldCharType="end"/>
      </w:r>
    </w:p>
    <w:p w14:paraId="4B1CD620" w14:textId="77777777"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מטרת</w:t>
      </w:r>
      <w:r>
        <w:rPr>
          <w:noProof/>
          <w:rtl/>
        </w:rPr>
        <w:t xml:space="preserve"> </w:t>
      </w:r>
      <w:r>
        <w:rPr>
          <w:rFonts w:hint="eastAsia"/>
          <w:noProof/>
          <w:rtl/>
        </w:rPr>
        <w:t>המערכת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Toc224567507 \h</w:instrText>
      </w:r>
      <w:r>
        <w:rPr>
          <w:noProof/>
          <w:rtl/>
        </w:rPr>
        <w:instrText xml:space="preserve"> </w:instrText>
      </w:r>
      <w:r>
        <w:rPr>
          <w:noProof/>
          <w:rtl/>
        </w:rPr>
      </w:r>
      <w:r>
        <w:rPr>
          <w:noProof/>
          <w:rtl/>
        </w:rPr>
        <w:fldChar w:fldCharType="separate"/>
      </w:r>
      <w:r>
        <w:rPr>
          <w:noProof/>
          <w:rtl/>
        </w:rPr>
        <w:t>7</w:t>
      </w:r>
      <w:r>
        <w:rPr>
          <w:noProof/>
          <w:rtl/>
        </w:rPr>
        <w:fldChar w:fldCharType="end"/>
      </w:r>
    </w:p>
    <w:p w14:paraId="2C4F7573" w14:textId="77777777"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יכולות</w:t>
      </w:r>
      <w:r>
        <w:rPr>
          <w:noProof/>
          <w:rtl/>
        </w:rPr>
        <w:t xml:space="preserve"> </w:t>
      </w:r>
      <w:r>
        <w:rPr>
          <w:rFonts w:hint="eastAsia"/>
          <w:noProof/>
          <w:rtl/>
        </w:rPr>
        <w:t>המערכת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Toc224567508 \h</w:instrText>
      </w:r>
      <w:r>
        <w:rPr>
          <w:noProof/>
          <w:rtl/>
        </w:rPr>
        <w:instrText xml:space="preserve"> </w:instrText>
      </w:r>
      <w:r>
        <w:rPr>
          <w:noProof/>
          <w:rtl/>
        </w:rPr>
      </w:r>
      <w:r>
        <w:rPr>
          <w:noProof/>
          <w:rtl/>
        </w:rPr>
        <w:fldChar w:fldCharType="separate"/>
      </w:r>
      <w:r>
        <w:rPr>
          <w:noProof/>
          <w:rtl/>
        </w:rPr>
        <w:t>7</w:t>
      </w:r>
      <w:r>
        <w:rPr>
          <w:noProof/>
          <w:rtl/>
        </w:rPr>
        <w:fldChar w:fldCharType="end"/>
      </w:r>
    </w:p>
    <w:p w14:paraId="7F597EDC" w14:textId="77777777"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תהליך</w:t>
      </w:r>
      <w:r>
        <w:rPr>
          <w:noProof/>
          <w:rtl/>
        </w:rPr>
        <w:t xml:space="preserve"> </w:t>
      </w:r>
      <w:r>
        <w:rPr>
          <w:rFonts w:hint="eastAsia"/>
          <w:noProof/>
          <w:rtl/>
        </w:rPr>
        <w:t>המחקר</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Toc224567509 \h</w:instrText>
      </w:r>
      <w:r>
        <w:rPr>
          <w:noProof/>
          <w:rtl/>
        </w:rPr>
        <w:instrText xml:space="preserve"> </w:instrText>
      </w:r>
      <w:r>
        <w:rPr>
          <w:noProof/>
          <w:rtl/>
        </w:rPr>
      </w:r>
      <w:r>
        <w:rPr>
          <w:noProof/>
          <w:rtl/>
        </w:rPr>
        <w:fldChar w:fldCharType="separate"/>
      </w:r>
      <w:r>
        <w:rPr>
          <w:noProof/>
          <w:rtl/>
        </w:rPr>
        <w:t>7</w:t>
      </w:r>
      <w:r>
        <w:rPr>
          <w:noProof/>
          <w:rtl/>
        </w:rPr>
        <w:fldChar w:fldCharType="end"/>
      </w:r>
    </w:p>
    <w:p w14:paraId="2764C612" w14:textId="77777777"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אתגרים</w:t>
      </w:r>
      <w:r>
        <w:rPr>
          <w:noProof/>
          <w:rtl/>
        </w:rPr>
        <w:t xml:space="preserve"> </w:t>
      </w:r>
      <w:r>
        <w:rPr>
          <w:rFonts w:hint="eastAsia"/>
          <w:noProof/>
          <w:rtl/>
        </w:rPr>
        <w:t>מרכזיים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Toc224567510 \h</w:instrText>
      </w:r>
      <w:r>
        <w:rPr>
          <w:noProof/>
          <w:rtl/>
        </w:rPr>
        <w:instrText xml:space="preserve"> </w:instrText>
      </w:r>
      <w:r>
        <w:rPr>
          <w:noProof/>
          <w:rtl/>
        </w:rPr>
      </w:r>
      <w:r>
        <w:rPr>
          <w:noProof/>
          <w:rtl/>
        </w:rPr>
        <w:fldChar w:fldCharType="separate"/>
      </w:r>
      <w:r>
        <w:rPr>
          <w:noProof/>
          <w:rtl/>
        </w:rPr>
        <w:t>7</w:t>
      </w:r>
      <w:r>
        <w:rPr>
          <w:noProof/>
          <w:rtl/>
        </w:rPr>
        <w:fldChar w:fldCharType="end"/>
      </w:r>
    </w:p>
    <w:p w14:paraId="600F55A9" w14:textId="77777777" w:rsidR="001418BC" w:rsidRDefault="001418BC">
      <w:pPr>
        <w:pStyle w:val="TOC1"/>
        <w:tabs>
          <w:tab w:val="right" w:leader="dot" w:pos="9019"/>
        </w:tabs>
        <w:rPr>
          <w:rFonts w:asciiTheme="minorHAnsi" w:eastAsiaTheme="minorEastAsia" w:hAnsiTheme="minorHAnsi" w:cstheme="minorBidi"/>
          <w:noProof/>
          <w:kern w:val="2"/>
          <w:sz w:val="24"/>
          <w:rtl/>
          <w14:ligatures w14:val="standardContextual"/>
        </w:rPr>
      </w:pPr>
      <w:r w:rsidRPr="00315576">
        <w:rPr>
          <w:rFonts w:ascii="David" w:hAnsi="David" w:hint="eastAsia"/>
          <w:noProof/>
          <w:rtl/>
        </w:rPr>
        <w:t>מדריך</w:t>
      </w:r>
      <w:r w:rsidRPr="00315576">
        <w:rPr>
          <w:rFonts w:ascii="David" w:hAnsi="David"/>
          <w:noProof/>
          <w:rtl/>
        </w:rPr>
        <w:t xml:space="preserve"> </w:t>
      </w:r>
      <w:r w:rsidRPr="00315576">
        <w:rPr>
          <w:rFonts w:ascii="David" w:hAnsi="David" w:hint="eastAsia"/>
          <w:noProof/>
          <w:rtl/>
        </w:rPr>
        <w:t>למשתמש</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Toc224567511 \h</w:instrText>
      </w:r>
      <w:r>
        <w:rPr>
          <w:noProof/>
          <w:rtl/>
        </w:rPr>
        <w:instrText xml:space="preserve"> </w:instrText>
      </w:r>
      <w:r>
        <w:rPr>
          <w:noProof/>
          <w:rtl/>
        </w:rPr>
      </w:r>
      <w:r>
        <w:rPr>
          <w:noProof/>
          <w:rtl/>
        </w:rPr>
        <w:fldChar w:fldCharType="separate"/>
      </w:r>
      <w:r>
        <w:rPr>
          <w:noProof/>
          <w:rtl/>
        </w:rPr>
        <w:t>9</w:t>
      </w:r>
      <w:r>
        <w:rPr>
          <w:noProof/>
          <w:rtl/>
        </w:rPr>
        <w:fldChar w:fldCharType="end"/>
      </w:r>
    </w:p>
    <w:p w14:paraId="47562C48" w14:textId="77777777"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תרשים</w:t>
      </w:r>
      <w:r>
        <w:rPr>
          <w:noProof/>
          <w:rtl/>
        </w:rPr>
        <w:t xml:space="preserve"> </w:t>
      </w:r>
      <w:r>
        <w:rPr>
          <w:rFonts w:hint="eastAsia"/>
          <w:noProof/>
          <w:rtl/>
        </w:rPr>
        <w:t>מסכים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Toc224567512 \h</w:instrText>
      </w:r>
      <w:r>
        <w:rPr>
          <w:noProof/>
          <w:rtl/>
        </w:rPr>
        <w:instrText xml:space="preserve"> </w:instrText>
      </w:r>
      <w:r>
        <w:rPr>
          <w:noProof/>
          <w:rtl/>
        </w:rPr>
      </w:r>
      <w:r>
        <w:rPr>
          <w:noProof/>
          <w:rtl/>
        </w:rPr>
        <w:fldChar w:fldCharType="separate"/>
      </w:r>
      <w:r>
        <w:rPr>
          <w:noProof/>
          <w:rtl/>
        </w:rPr>
        <w:t>9</w:t>
      </w:r>
      <w:r>
        <w:rPr>
          <w:noProof/>
          <w:rtl/>
        </w:rPr>
        <w:fldChar w:fldCharType="end"/>
      </w:r>
    </w:p>
    <w:p w14:paraId="4FED919C" w14:textId="77777777"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תיאור</w:t>
      </w:r>
      <w:r>
        <w:rPr>
          <w:noProof/>
          <w:rtl/>
        </w:rPr>
        <w:t xml:space="preserve"> </w:t>
      </w:r>
      <w:r>
        <w:rPr>
          <w:rFonts w:hint="eastAsia"/>
          <w:noProof/>
          <w:rtl/>
        </w:rPr>
        <w:t>המסכים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Toc224567513 \h</w:instrText>
      </w:r>
      <w:r>
        <w:rPr>
          <w:noProof/>
          <w:rtl/>
        </w:rPr>
        <w:instrText xml:space="preserve"> </w:instrText>
      </w:r>
      <w:r>
        <w:rPr>
          <w:noProof/>
          <w:rtl/>
        </w:rPr>
      </w:r>
      <w:r>
        <w:rPr>
          <w:noProof/>
          <w:rtl/>
        </w:rPr>
        <w:fldChar w:fldCharType="separate"/>
      </w:r>
      <w:r>
        <w:rPr>
          <w:noProof/>
          <w:rtl/>
        </w:rPr>
        <w:t>10</w:t>
      </w:r>
      <w:r>
        <w:rPr>
          <w:noProof/>
          <w:rtl/>
        </w:rPr>
        <w:fldChar w:fldCharType="end"/>
      </w:r>
    </w:p>
    <w:p w14:paraId="67F7E423" w14:textId="77777777"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מסך</w:t>
      </w:r>
      <w:r>
        <w:rPr>
          <w:noProof/>
          <w:rtl/>
        </w:rPr>
        <w:t xml:space="preserve"> </w:t>
      </w:r>
      <w:r>
        <w:rPr>
          <w:rFonts w:hint="eastAsia"/>
          <w:noProof/>
          <w:rtl/>
        </w:rPr>
        <w:t>פתיחה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Toc224567514 \h</w:instrText>
      </w:r>
      <w:r>
        <w:rPr>
          <w:noProof/>
          <w:rtl/>
        </w:rPr>
        <w:instrText xml:space="preserve"> </w:instrText>
      </w:r>
      <w:r>
        <w:rPr>
          <w:noProof/>
          <w:rtl/>
        </w:rPr>
      </w:r>
      <w:r>
        <w:rPr>
          <w:noProof/>
          <w:rtl/>
        </w:rPr>
        <w:fldChar w:fldCharType="separate"/>
      </w:r>
      <w:r>
        <w:rPr>
          <w:noProof/>
          <w:rtl/>
        </w:rPr>
        <w:t>10</w:t>
      </w:r>
      <w:r>
        <w:rPr>
          <w:noProof/>
          <w:rtl/>
        </w:rPr>
        <w:fldChar w:fldCharType="end"/>
      </w:r>
    </w:p>
    <w:p w14:paraId="2BF80415" w14:textId="77777777" w:rsidR="001418BC" w:rsidRDefault="001418BC">
      <w:pPr>
        <w:pStyle w:val="TOC4"/>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תפריט</w:t>
      </w:r>
      <w:r>
        <w:rPr>
          <w:noProof/>
          <w:rtl/>
        </w:rPr>
        <w:t xml:space="preserve"> </w:t>
      </w:r>
      <w:r>
        <w:rPr>
          <w:noProof/>
        </w:rPr>
        <w:t>X</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Toc224567515 \h</w:instrText>
      </w:r>
      <w:r>
        <w:rPr>
          <w:noProof/>
          <w:rtl/>
        </w:rPr>
        <w:instrText xml:space="preserve"> </w:instrText>
      </w:r>
      <w:r>
        <w:rPr>
          <w:noProof/>
          <w:rtl/>
        </w:rPr>
      </w:r>
      <w:r>
        <w:rPr>
          <w:noProof/>
          <w:rtl/>
        </w:rPr>
        <w:fldChar w:fldCharType="separate"/>
      </w:r>
      <w:r>
        <w:rPr>
          <w:noProof/>
          <w:rtl/>
        </w:rPr>
        <w:t>10</w:t>
      </w:r>
      <w:r>
        <w:rPr>
          <w:noProof/>
          <w:rtl/>
        </w:rPr>
        <w:fldChar w:fldCharType="end"/>
      </w:r>
    </w:p>
    <w:p w14:paraId="64C16CA6" w14:textId="77777777"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הוראות</w:t>
      </w:r>
      <w:r>
        <w:rPr>
          <w:noProof/>
          <w:rtl/>
        </w:rPr>
        <w:t xml:space="preserve"> </w:t>
      </w:r>
      <w:r>
        <w:rPr>
          <w:rFonts w:hint="eastAsia"/>
          <w:noProof/>
          <w:rtl/>
        </w:rPr>
        <w:t>התקנה</w:t>
      </w:r>
      <w:r>
        <w:rPr>
          <w:noProof/>
          <w:rtl/>
        </w:rPr>
        <w:t xml:space="preserve"> </w:t>
      </w:r>
      <w:r>
        <w:rPr>
          <w:rFonts w:hint="eastAsia"/>
          <w:noProof/>
          <w:rtl/>
        </w:rPr>
        <w:t>והרשאות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Toc224567516 \h</w:instrText>
      </w:r>
      <w:r>
        <w:rPr>
          <w:noProof/>
          <w:rtl/>
        </w:rPr>
        <w:instrText xml:space="preserve"> </w:instrText>
      </w:r>
      <w:r>
        <w:rPr>
          <w:noProof/>
          <w:rtl/>
        </w:rPr>
      </w:r>
      <w:r>
        <w:rPr>
          <w:noProof/>
          <w:rtl/>
        </w:rPr>
        <w:fldChar w:fldCharType="separate"/>
      </w:r>
      <w:r>
        <w:rPr>
          <w:noProof/>
          <w:rtl/>
        </w:rPr>
        <w:t>11</w:t>
      </w:r>
      <w:r>
        <w:rPr>
          <w:noProof/>
          <w:rtl/>
        </w:rPr>
        <w:fldChar w:fldCharType="end"/>
      </w:r>
    </w:p>
    <w:p w14:paraId="6B720008" w14:textId="77777777"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דרישות</w:t>
      </w:r>
      <w:r>
        <w:rPr>
          <w:noProof/>
          <w:rtl/>
        </w:rPr>
        <w:t xml:space="preserve"> </w:t>
      </w:r>
      <w:r>
        <w:rPr>
          <w:rFonts w:hint="eastAsia"/>
          <w:noProof/>
          <w:rtl/>
        </w:rPr>
        <w:t>מיוחדות</w:t>
      </w:r>
      <w:r>
        <w:rPr>
          <w:noProof/>
          <w:rtl/>
        </w:rPr>
        <w:t xml:space="preserve"> </w:t>
      </w:r>
      <w:r>
        <w:rPr>
          <w:rFonts w:hint="eastAsia"/>
          <w:noProof/>
          <w:rtl/>
        </w:rPr>
        <w:t>ומגבלות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Toc224567517 \h</w:instrText>
      </w:r>
      <w:r>
        <w:rPr>
          <w:noProof/>
          <w:rtl/>
        </w:rPr>
        <w:instrText xml:space="preserve"> </w:instrText>
      </w:r>
      <w:r>
        <w:rPr>
          <w:noProof/>
          <w:rtl/>
        </w:rPr>
      </w:r>
      <w:r>
        <w:rPr>
          <w:noProof/>
          <w:rtl/>
        </w:rPr>
        <w:fldChar w:fldCharType="separate"/>
      </w:r>
      <w:r>
        <w:rPr>
          <w:noProof/>
          <w:rtl/>
        </w:rPr>
        <w:t>11</w:t>
      </w:r>
      <w:r>
        <w:rPr>
          <w:noProof/>
          <w:rtl/>
        </w:rPr>
        <w:fldChar w:fldCharType="end"/>
      </w:r>
    </w:p>
    <w:p w14:paraId="0F782A0C" w14:textId="77777777" w:rsidR="001418BC" w:rsidRDefault="001418BC">
      <w:pPr>
        <w:pStyle w:val="TOC4"/>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גירסת</w:t>
      </w:r>
      <w:r>
        <w:rPr>
          <w:noProof/>
          <w:rtl/>
        </w:rPr>
        <w:t xml:space="preserve"> </w:t>
      </w:r>
      <w:r>
        <w:rPr>
          <w:noProof/>
        </w:rPr>
        <w:t>Android</w:t>
      </w:r>
      <w:r>
        <w:rPr>
          <w:noProof/>
          <w:rtl/>
        </w:rPr>
        <w:t xml:space="preserve"> </w:t>
      </w:r>
      <w:r>
        <w:rPr>
          <w:rFonts w:hint="eastAsia"/>
          <w:noProof/>
          <w:rtl/>
        </w:rPr>
        <w:t>מינימלית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Toc224567518 \h</w:instrText>
      </w:r>
      <w:r>
        <w:rPr>
          <w:noProof/>
          <w:rtl/>
        </w:rPr>
        <w:instrText xml:space="preserve"> </w:instrText>
      </w:r>
      <w:r>
        <w:rPr>
          <w:noProof/>
          <w:rtl/>
        </w:rPr>
      </w:r>
      <w:r>
        <w:rPr>
          <w:noProof/>
          <w:rtl/>
        </w:rPr>
        <w:fldChar w:fldCharType="separate"/>
      </w:r>
      <w:r>
        <w:rPr>
          <w:noProof/>
          <w:rtl/>
        </w:rPr>
        <w:t>11</w:t>
      </w:r>
      <w:r>
        <w:rPr>
          <w:noProof/>
          <w:rtl/>
        </w:rPr>
        <w:fldChar w:fldCharType="end"/>
      </w:r>
    </w:p>
    <w:p w14:paraId="0FF1BAA5" w14:textId="77777777" w:rsidR="001418BC" w:rsidRDefault="001418BC">
      <w:pPr>
        <w:pStyle w:val="TOC4"/>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מכשירים</w:t>
      </w:r>
      <w:r>
        <w:rPr>
          <w:noProof/>
          <w:rtl/>
        </w:rPr>
        <w:t xml:space="preserve"> </w:t>
      </w:r>
      <w:r>
        <w:rPr>
          <w:rFonts w:hint="eastAsia"/>
          <w:noProof/>
          <w:rtl/>
        </w:rPr>
        <w:t>עליהם</w:t>
      </w:r>
      <w:r>
        <w:rPr>
          <w:noProof/>
          <w:rtl/>
        </w:rPr>
        <w:t xml:space="preserve"> </w:t>
      </w:r>
      <w:r>
        <w:rPr>
          <w:rFonts w:hint="eastAsia"/>
          <w:noProof/>
          <w:rtl/>
        </w:rPr>
        <w:t>נבדקה</w:t>
      </w:r>
      <w:r>
        <w:rPr>
          <w:noProof/>
          <w:rtl/>
        </w:rPr>
        <w:t xml:space="preserve"> </w:t>
      </w:r>
      <w:r>
        <w:rPr>
          <w:rFonts w:hint="eastAsia"/>
          <w:noProof/>
          <w:rtl/>
        </w:rPr>
        <w:t>המערכת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Toc224567519 \h</w:instrText>
      </w:r>
      <w:r>
        <w:rPr>
          <w:noProof/>
          <w:rtl/>
        </w:rPr>
        <w:instrText xml:space="preserve"> </w:instrText>
      </w:r>
      <w:r>
        <w:rPr>
          <w:noProof/>
          <w:rtl/>
        </w:rPr>
      </w:r>
      <w:r>
        <w:rPr>
          <w:noProof/>
          <w:rtl/>
        </w:rPr>
        <w:fldChar w:fldCharType="separate"/>
      </w:r>
      <w:r>
        <w:rPr>
          <w:noProof/>
          <w:rtl/>
        </w:rPr>
        <w:t>11</w:t>
      </w:r>
      <w:r>
        <w:rPr>
          <w:noProof/>
          <w:rtl/>
        </w:rPr>
        <w:fldChar w:fldCharType="end"/>
      </w:r>
    </w:p>
    <w:p w14:paraId="47920CD4" w14:textId="77777777" w:rsidR="001418BC" w:rsidRDefault="001418BC">
      <w:pPr>
        <w:pStyle w:val="TOC1"/>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תיאור</w:t>
      </w:r>
      <w:r>
        <w:rPr>
          <w:noProof/>
          <w:rtl/>
        </w:rPr>
        <w:t xml:space="preserve"> </w:t>
      </w:r>
      <w:r>
        <w:rPr>
          <w:rFonts w:hint="eastAsia"/>
          <w:noProof/>
          <w:rtl/>
        </w:rPr>
        <w:t>תחום</w:t>
      </w:r>
      <w:r>
        <w:rPr>
          <w:noProof/>
          <w:rtl/>
        </w:rPr>
        <w:t xml:space="preserve"> </w:t>
      </w:r>
      <w:r>
        <w:rPr>
          <w:rFonts w:hint="eastAsia"/>
          <w:noProof/>
          <w:rtl/>
        </w:rPr>
        <w:t>הידע</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Toc224567520 \h</w:instrText>
      </w:r>
      <w:r>
        <w:rPr>
          <w:noProof/>
          <w:rtl/>
        </w:rPr>
        <w:instrText xml:space="preserve"> </w:instrText>
      </w:r>
      <w:r>
        <w:rPr>
          <w:noProof/>
          <w:rtl/>
        </w:rPr>
      </w:r>
      <w:r>
        <w:rPr>
          <w:noProof/>
          <w:rtl/>
        </w:rPr>
        <w:fldChar w:fldCharType="separate"/>
      </w:r>
      <w:r>
        <w:rPr>
          <w:noProof/>
          <w:rtl/>
        </w:rPr>
        <w:t>12</w:t>
      </w:r>
      <w:r>
        <w:rPr>
          <w:noProof/>
          <w:rtl/>
        </w:rPr>
        <w:fldChar w:fldCharType="end"/>
      </w:r>
    </w:p>
    <w:p w14:paraId="49030665" w14:textId="77777777"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אובייקטים</w:t>
      </w:r>
      <w:r>
        <w:rPr>
          <w:noProof/>
          <w:rtl/>
        </w:rPr>
        <w:t xml:space="preserve"> </w:t>
      </w:r>
      <w:r>
        <w:rPr>
          <w:rFonts w:hint="eastAsia"/>
          <w:noProof/>
          <w:rtl/>
        </w:rPr>
        <w:t>נחוצים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Toc224567521 \h</w:instrText>
      </w:r>
      <w:r>
        <w:rPr>
          <w:noProof/>
          <w:rtl/>
        </w:rPr>
        <w:instrText xml:space="preserve"> </w:instrText>
      </w:r>
      <w:r>
        <w:rPr>
          <w:noProof/>
          <w:rtl/>
        </w:rPr>
      </w:r>
      <w:r>
        <w:rPr>
          <w:noProof/>
          <w:rtl/>
        </w:rPr>
        <w:fldChar w:fldCharType="separate"/>
      </w:r>
      <w:r>
        <w:rPr>
          <w:noProof/>
          <w:rtl/>
        </w:rPr>
        <w:t>12</w:t>
      </w:r>
      <w:r>
        <w:rPr>
          <w:noProof/>
          <w:rtl/>
        </w:rPr>
        <w:fldChar w:fldCharType="end"/>
      </w:r>
    </w:p>
    <w:p w14:paraId="14192151" w14:textId="77777777"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סוגי</w:t>
      </w:r>
      <w:r>
        <w:rPr>
          <w:noProof/>
          <w:rtl/>
        </w:rPr>
        <w:t xml:space="preserve"> </w:t>
      </w:r>
      <w:r>
        <w:rPr>
          <w:rFonts w:hint="eastAsia"/>
          <w:noProof/>
          <w:rtl/>
        </w:rPr>
        <w:t>נתונים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Toc224567522 \h</w:instrText>
      </w:r>
      <w:r>
        <w:rPr>
          <w:noProof/>
          <w:rtl/>
        </w:rPr>
        <w:instrText xml:space="preserve"> </w:instrText>
      </w:r>
      <w:r>
        <w:rPr>
          <w:noProof/>
          <w:rtl/>
        </w:rPr>
      </w:r>
      <w:r>
        <w:rPr>
          <w:noProof/>
          <w:rtl/>
        </w:rPr>
        <w:fldChar w:fldCharType="separate"/>
      </w:r>
      <w:r>
        <w:rPr>
          <w:noProof/>
          <w:rtl/>
        </w:rPr>
        <w:t>12</w:t>
      </w:r>
      <w:r>
        <w:rPr>
          <w:noProof/>
          <w:rtl/>
        </w:rPr>
        <w:fldChar w:fldCharType="end"/>
      </w:r>
    </w:p>
    <w:p w14:paraId="231FE4FD" w14:textId="77777777"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ייצוג</w:t>
      </w:r>
      <w:r>
        <w:rPr>
          <w:noProof/>
          <w:rtl/>
        </w:rPr>
        <w:t xml:space="preserve"> </w:t>
      </w:r>
      <w:r>
        <w:rPr>
          <w:rFonts w:hint="eastAsia"/>
          <w:noProof/>
          <w:rtl/>
        </w:rPr>
        <w:t>מידע</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Toc224567523 \h</w:instrText>
      </w:r>
      <w:r>
        <w:rPr>
          <w:noProof/>
          <w:rtl/>
        </w:rPr>
        <w:instrText xml:space="preserve"> </w:instrText>
      </w:r>
      <w:r>
        <w:rPr>
          <w:noProof/>
          <w:rtl/>
        </w:rPr>
      </w:r>
      <w:r>
        <w:rPr>
          <w:noProof/>
          <w:rtl/>
        </w:rPr>
        <w:fldChar w:fldCharType="separate"/>
      </w:r>
      <w:r>
        <w:rPr>
          <w:noProof/>
          <w:rtl/>
        </w:rPr>
        <w:t>12</w:t>
      </w:r>
      <w:r>
        <w:rPr>
          <w:noProof/>
          <w:rtl/>
        </w:rPr>
        <w:fldChar w:fldCharType="end"/>
      </w:r>
    </w:p>
    <w:p w14:paraId="19A0791B" w14:textId="77777777" w:rsidR="001418BC" w:rsidRDefault="001418BC">
      <w:pPr>
        <w:pStyle w:val="TOC1"/>
        <w:tabs>
          <w:tab w:val="right" w:leader="dot" w:pos="9019"/>
        </w:tabs>
        <w:rPr>
          <w:rFonts w:asciiTheme="minorHAnsi" w:eastAsiaTheme="minorEastAsia" w:hAnsiTheme="minorHAnsi" w:cstheme="minorBidi"/>
          <w:noProof/>
          <w:kern w:val="2"/>
          <w:sz w:val="24"/>
          <w:rtl/>
          <w14:ligatures w14:val="standardContextual"/>
        </w:rPr>
      </w:pPr>
      <w:r w:rsidRPr="00315576">
        <w:rPr>
          <w:rFonts w:ascii="David" w:hAnsi="David" w:hint="eastAsia"/>
          <w:noProof/>
          <w:rtl/>
        </w:rPr>
        <w:t>מבנה</w:t>
      </w:r>
      <w:r w:rsidRPr="00315576">
        <w:rPr>
          <w:rFonts w:ascii="David" w:hAnsi="David"/>
          <w:noProof/>
          <w:rtl/>
        </w:rPr>
        <w:t>/</w:t>
      </w:r>
      <w:r w:rsidRPr="00315576">
        <w:rPr>
          <w:rFonts w:ascii="David" w:hAnsi="David" w:hint="eastAsia"/>
          <w:noProof/>
          <w:rtl/>
        </w:rPr>
        <w:t>ארכיטקטורה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Toc224567524 \h</w:instrText>
      </w:r>
      <w:r>
        <w:rPr>
          <w:noProof/>
          <w:rtl/>
        </w:rPr>
        <w:instrText xml:space="preserve"> </w:instrText>
      </w:r>
      <w:r>
        <w:rPr>
          <w:noProof/>
          <w:rtl/>
        </w:rPr>
      </w:r>
      <w:r>
        <w:rPr>
          <w:noProof/>
          <w:rtl/>
        </w:rPr>
        <w:fldChar w:fldCharType="separate"/>
      </w:r>
      <w:r>
        <w:rPr>
          <w:noProof/>
          <w:rtl/>
        </w:rPr>
        <w:t>13</w:t>
      </w:r>
      <w:r>
        <w:rPr>
          <w:noProof/>
          <w:rtl/>
        </w:rPr>
        <w:fldChar w:fldCharType="end"/>
      </w:r>
    </w:p>
    <w:p w14:paraId="3C52C751" w14:textId="77777777"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מחלקות</w:t>
      </w:r>
      <w:r>
        <w:rPr>
          <w:noProof/>
          <w:rtl/>
        </w:rPr>
        <w:t xml:space="preserve"> </w:t>
      </w:r>
      <w:r>
        <w:rPr>
          <w:rFonts w:hint="eastAsia"/>
          <w:noProof/>
          <w:rtl/>
        </w:rPr>
        <w:t>הפרוייקט</w:t>
      </w:r>
      <w:r>
        <w:rPr>
          <w:noProof/>
          <w:rtl/>
        </w:rPr>
        <w:t xml:space="preserve"> </w:t>
      </w:r>
      <w:r>
        <w:rPr>
          <w:rFonts w:hint="eastAsia"/>
          <w:noProof/>
          <w:rtl/>
        </w:rPr>
        <w:t>וקשרים</w:t>
      </w:r>
      <w:r>
        <w:rPr>
          <w:noProof/>
          <w:rtl/>
        </w:rPr>
        <w:t xml:space="preserve"> </w:t>
      </w:r>
      <w:r>
        <w:rPr>
          <w:rFonts w:hint="eastAsia"/>
          <w:noProof/>
          <w:rtl/>
        </w:rPr>
        <w:t>ביניהם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Toc224567525 \h</w:instrText>
      </w:r>
      <w:r>
        <w:rPr>
          <w:noProof/>
          <w:rtl/>
        </w:rPr>
        <w:instrText xml:space="preserve"> </w:instrText>
      </w:r>
      <w:r>
        <w:rPr>
          <w:noProof/>
          <w:rtl/>
        </w:rPr>
      </w:r>
      <w:r>
        <w:rPr>
          <w:noProof/>
          <w:rtl/>
        </w:rPr>
        <w:fldChar w:fldCharType="separate"/>
      </w:r>
      <w:r>
        <w:rPr>
          <w:noProof/>
          <w:rtl/>
        </w:rPr>
        <w:t>13</w:t>
      </w:r>
      <w:r>
        <w:rPr>
          <w:noProof/>
          <w:rtl/>
        </w:rPr>
        <w:fldChar w:fldCharType="end"/>
      </w:r>
    </w:p>
    <w:p w14:paraId="4EB54558" w14:textId="77777777"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תרשים</w:t>
      </w:r>
      <w:r>
        <w:rPr>
          <w:noProof/>
          <w:rtl/>
        </w:rPr>
        <w:t xml:space="preserve"> </w:t>
      </w:r>
      <w:r>
        <w:rPr>
          <w:rFonts w:hint="eastAsia"/>
          <w:noProof/>
          <w:rtl/>
        </w:rPr>
        <w:t>מחלקות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Toc224567526 \h</w:instrText>
      </w:r>
      <w:r>
        <w:rPr>
          <w:noProof/>
          <w:rtl/>
        </w:rPr>
        <w:instrText xml:space="preserve"> </w:instrText>
      </w:r>
      <w:r>
        <w:rPr>
          <w:noProof/>
          <w:rtl/>
        </w:rPr>
      </w:r>
      <w:r>
        <w:rPr>
          <w:noProof/>
          <w:rtl/>
        </w:rPr>
        <w:fldChar w:fldCharType="separate"/>
      </w:r>
      <w:r>
        <w:rPr>
          <w:noProof/>
          <w:rtl/>
        </w:rPr>
        <w:t>13</w:t>
      </w:r>
      <w:r>
        <w:rPr>
          <w:noProof/>
          <w:rtl/>
        </w:rPr>
        <w:fldChar w:fldCharType="end"/>
      </w:r>
    </w:p>
    <w:p w14:paraId="1B320F6C" w14:textId="77777777"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הסברים</w:t>
      </w:r>
      <w:r>
        <w:rPr>
          <w:noProof/>
          <w:rtl/>
        </w:rPr>
        <w:t xml:space="preserve"> </w:t>
      </w:r>
      <w:r>
        <w:rPr>
          <w:rFonts w:hint="eastAsia"/>
          <w:noProof/>
          <w:rtl/>
        </w:rPr>
        <w:t>נוספים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Toc224567527 \h</w:instrText>
      </w:r>
      <w:r>
        <w:rPr>
          <w:noProof/>
          <w:rtl/>
        </w:rPr>
        <w:instrText xml:space="preserve"> </w:instrText>
      </w:r>
      <w:r>
        <w:rPr>
          <w:noProof/>
          <w:rtl/>
        </w:rPr>
      </w:r>
      <w:r>
        <w:rPr>
          <w:noProof/>
          <w:rtl/>
        </w:rPr>
        <w:fldChar w:fldCharType="separate"/>
      </w:r>
      <w:r>
        <w:rPr>
          <w:noProof/>
          <w:rtl/>
        </w:rPr>
        <w:t>15</w:t>
      </w:r>
      <w:r>
        <w:rPr>
          <w:noProof/>
          <w:rtl/>
        </w:rPr>
        <w:fldChar w:fldCharType="end"/>
      </w:r>
    </w:p>
    <w:p w14:paraId="6A865C87" w14:textId="77777777"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שיקולי</w:t>
      </w:r>
      <w:r>
        <w:rPr>
          <w:noProof/>
          <w:rtl/>
        </w:rPr>
        <w:t xml:space="preserve"> </w:t>
      </w:r>
      <w:r>
        <w:rPr>
          <w:rFonts w:hint="eastAsia"/>
          <w:noProof/>
          <w:rtl/>
        </w:rPr>
        <w:t>תכן</w:t>
      </w:r>
      <w:r>
        <w:rPr>
          <w:noProof/>
          <w:rtl/>
        </w:rPr>
        <w:t xml:space="preserve"> (</w:t>
      </w:r>
      <w:r>
        <w:rPr>
          <w:noProof/>
        </w:rPr>
        <w:t>design</w:t>
      </w:r>
      <w:r>
        <w:rPr>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Toc224567528 \h</w:instrText>
      </w:r>
      <w:r>
        <w:rPr>
          <w:noProof/>
          <w:rtl/>
        </w:rPr>
        <w:instrText xml:space="preserve"> </w:instrText>
      </w:r>
      <w:r>
        <w:rPr>
          <w:noProof/>
          <w:rtl/>
        </w:rPr>
      </w:r>
      <w:r>
        <w:rPr>
          <w:noProof/>
          <w:rtl/>
        </w:rPr>
        <w:fldChar w:fldCharType="separate"/>
      </w:r>
      <w:r>
        <w:rPr>
          <w:noProof/>
          <w:rtl/>
        </w:rPr>
        <w:t>15</w:t>
      </w:r>
      <w:r>
        <w:rPr>
          <w:noProof/>
          <w:rtl/>
        </w:rPr>
        <w:fldChar w:fldCharType="end"/>
      </w:r>
    </w:p>
    <w:p w14:paraId="3F988D05" w14:textId="77777777"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מחלקות</w:t>
      </w:r>
      <w:r>
        <w:rPr>
          <w:noProof/>
          <w:rtl/>
        </w:rPr>
        <w:t xml:space="preserve"> – </w:t>
      </w:r>
      <w:r>
        <w:rPr>
          <w:rFonts w:hint="eastAsia"/>
          <w:noProof/>
          <w:rtl/>
        </w:rPr>
        <w:t>צד</w:t>
      </w:r>
      <w:r>
        <w:rPr>
          <w:noProof/>
          <w:rtl/>
        </w:rPr>
        <w:t xml:space="preserve"> </w:t>
      </w:r>
      <w:r>
        <w:rPr>
          <w:rFonts w:hint="eastAsia"/>
          <w:noProof/>
          <w:rtl/>
        </w:rPr>
        <w:t>לקוח</w:t>
      </w:r>
      <w:r>
        <w:rPr>
          <w:noProof/>
          <w:rtl/>
        </w:rPr>
        <w:t xml:space="preserve"> (</w:t>
      </w:r>
      <w:r>
        <w:rPr>
          <w:noProof/>
        </w:rPr>
        <w:t>Android</w:t>
      </w:r>
      <w:r>
        <w:rPr>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Toc224567529 \h</w:instrText>
      </w:r>
      <w:r>
        <w:rPr>
          <w:noProof/>
          <w:rtl/>
        </w:rPr>
        <w:instrText xml:space="preserve"> </w:instrText>
      </w:r>
      <w:r>
        <w:rPr>
          <w:noProof/>
          <w:rtl/>
        </w:rPr>
      </w:r>
      <w:r>
        <w:rPr>
          <w:noProof/>
          <w:rtl/>
        </w:rPr>
        <w:fldChar w:fldCharType="separate"/>
      </w:r>
      <w:r>
        <w:rPr>
          <w:noProof/>
          <w:rtl/>
        </w:rPr>
        <w:t>16</w:t>
      </w:r>
      <w:r>
        <w:rPr>
          <w:noProof/>
          <w:rtl/>
        </w:rPr>
        <w:fldChar w:fldCharType="end"/>
      </w:r>
    </w:p>
    <w:p w14:paraId="5A66DAD2" w14:textId="77777777" w:rsidR="001418BC" w:rsidRDefault="001418BC">
      <w:pPr>
        <w:pStyle w:val="TOC4"/>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מחלקה</w:t>
      </w:r>
      <w:r>
        <w:rPr>
          <w:noProof/>
          <w:rtl/>
        </w:rPr>
        <w:t xml:space="preserve"> </w:t>
      </w:r>
      <w:r>
        <w:rPr>
          <w:noProof/>
        </w:rPr>
        <w:t>A</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Toc224567530 \h</w:instrText>
      </w:r>
      <w:r>
        <w:rPr>
          <w:noProof/>
          <w:rtl/>
        </w:rPr>
        <w:instrText xml:space="preserve"> </w:instrText>
      </w:r>
      <w:r>
        <w:rPr>
          <w:noProof/>
          <w:rtl/>
        </w:rPr>
      </w:r>
      <w:r>
        <w:rPr>
          <w:noProof/>
          <w:rtl/>
        </w:rPr>
        <w:fldChar w:fldCharType="separate"/>
      </w:r>
      <w:r>
        <w:rPr>
          <w:noProof/>
          <w:rtl/>
        </w:rPr>
        <w:t>16</w:t>
      </w:r>
      <w:r>
        <w:rPr>
          <w:noProof/>
          <w:rtl/>
        </w:rPr>
        <w:fldChar w:fldCharType="end"/>
      </w:r>
    </w:p>
    <w:p w14:paraId="36E59A9C" w14:textId="77777777"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מימוש</w:t>
      </w:r>
      <w:r>
        <w:rPr>
          <w:noProof/>
          <w:rtl/>
        </w:rPr>
        <w:t xml:space="preserve"> </w:t>
      </w:r>
      <w:r>
        <w:rPr>
          <w:rFonts w:hint="eastAsia"/>
          <w:noProof/>
          <w:rtl/>
        </w:rPr>
        <w:t>צד</w:t>
      </w:r>
      <w:r>
        <w:rPr>
          <w:noProof/>
          <w:rtl/>
        </w:rPr>
        <w:t xml:space="preserve"> </w:t>
      </w:r>
      <w:r>
        <w:rPr>
          <w:rFonts w:hint="eastAsia"/>
          <w:noProof/>
          <w:rtl/>
        </w:rPr>
        <w:t>שרת</w:t>
      </w:r>
      <w:r>
        <w:rPr>
          <w:noProof/>
          <w:rtl/>
        </w:rPr>
        <w:t xml:space="preserve"> (</w:t>
      </w:r>
      <w:r>
        <w:rPr>
          <w:rFonts w:hint="eastAsia"/>
          <w:noProof/>
          <w:rtl/>
        </w:rPr>
        <w:t>אם</w:t>
      </w:r>
      <w:r>
        <w:rPr>
          <w:noProof/>
          <w:rtl/>
        </w:rPr>
        <w:t xml:space="preserve"> </w:t>
      </w:r>
      <w:r>
        <w:rPr>
          <w:rFonts w:hint="eastAsia"/>
          <w:noProof/>
          <w:rtl/>
        </w:rPr>
        <w:t>קיים</w:t>
      </w:r>
      <w:r>
        <w:rPr>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Toc224567531 \h</w:instrText>
      </w:r>
      <w:r>
        <w:rPr>
          <w:noProof/>
          <w:rtl/>
        </w:rPr>
        <w:instrText xml:space="preserve"> </w:instrText>
      </w:r>
      <w:r>
        <w:rPr>
          <w:noProof/>
          <w:rtl/>
        </w:rPr>
      </w:r>
      <w:r>
        <w:rPr>
          <w:noProof/>
          <w:rtl/>
        </w:rPr>
        <w:fldChar w:fldCharType="separate"/>
      </w:r>
      <w:r>
        <w:rPr>
          <w:noProof/>
          <w:rtl/>
        </w:rPr>
        <w:t>17</w:t>
      </w:r>
      <w:r>
        <w:rPr>
          <w:noProof/>
          <w:rtl/>
        </w:rPr>
        <w:fldChar w:fldCharType="end"/>
      </w:r>
    </w:p>
    <w:p w14:paraId="216910DD" w14:textId="77777777"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שמירת</w:t>
      </w:r>
      <w:r>
        <w:rPr>
          <w:noProof/>
          <w:rtl/>
        </w:rPr>
        <w:t xml:space="preserve"> </w:t>
      </w:r>
      <w:r>
        <w:rPr>
          <w:rFonts w:hint="eastAsia"/>
          <w:noProof/>
          <w:rtl/>
        </w:rPr>
        <w:t>נתונים</w:t>
      </w:r>
      <w:r>
        <w:rPr>
          <w:noProof/>
          <w:rtl/>
        </w:rPr>
        <w:t xml:space="preserve"> – </w:t>
      </w:r>
      <w:r>
        <w:rPr>
          <w:rFonts w:hint="eastAsia"/>
          <w:noProof/>
          <w:rtl/>
        </w:rPr>
        <w:t>צד</w:t>
      </w:r>
      <w:r>
        <w:rPr>
          <w:noProof/>
          <w:rtl/>
        </w:rPr>
        <w:t xml:space="preserve"> </w:t>
      </w:r>
      <w:r>
        <w:rPr>
          <w:rFonts w:hint="eastAsia"/>
          <w:noProof/>
          <w:rtl/>
        </w:rPr>
        <w:t>לקוח</w:t>
      </w:r>
      <w:r>
        <w:rPr>
          <w:noProof/>
          <w:rtl/>
        </w:rPr>
        <w:t xml:space="preserve"> (</w:t>
      </w:r>
      <w:r>
        <w:rPr>
          <w:noProof/>
        </w:rPr>
        <w:t>Android</w:t>
      </w:r>
      <w:r>
        <w:rPr>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Toc224567532 \h</w:instrText>
      </w:r>
      <w:r>
        <w:rPr>
          <w:noProof/>
          <w:rtl/>
        </w:rPr>
        <w:instrText xml:space="preserve"> </w:instrText>
      </w:r>
      <w:r>
        <w:rPr>
          <w:noProof/>
          <w:rtl/>
        </w:rPr>
      </w:r>
      <w:r>
        <w:rPr>
          <w:noProof/>
          <w:rtl/>
        </w:rPr>
        <w:fldChar w:fldCharType="separate"/>
      </w:r>
      <w:r>
        <w:rPr>
          <w:noProof/>
          <w:rtl/>
        </w:rPr>
        <w:t>18</w:t>
      </w:r>
      <w:r>
        <w:rPr>
          <w:noProof/>
          <w:rtl/>
        </w:rPr>
        <w:fldChar w:fldCharType="end"/>
      </w:r>
    </w:p>
    <w:p w14:paraId="56B8BEFB" w14:textId="77777777"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קבצים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Toc224567533 \h</w:instrText>
      </w:r>
      <w:r>
        <w:rPr>
          <w:noProof/>
          <w:rtl/>
        </w:rPr>
        <w:instrText xml:space="preserve"> </w:instrText>
      </w:r>
      <w:r>
        <w:rPr>
          <w:noProof/>
          <w:rtl/>
        </w:rPr>
      </w:r>
      <w:r>
        <w:rPr>
          <w:noProof/>
          <w:rtl/>
        </w:rPr>
        <w:fldChar w:fldCharType="separate"/>
      </w:r>
      <w:r>
        <w:rPr>
          <w:noProof/>
          <w:rtl/>
        </w:rPr>
        <w:t>18</w:t>
      </w:r>
      <w:r>
        <w:rPr>
          <w:noProof/>
          <w:rtl/>
        </w:rPr>
        <w:fldChar w:fldCharType="end"/>
      </w:r>
    </w:p>
    <w:p w14:paraId="08839514" w14:textId="77777777"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noProof/>
        </w:rPr>
        <w:t>UserDetails.txt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Toc224567534 \h</w:instrText>
      </w:r>
      <w:r>
        <w:rPr>
          <w:noProof/>
          <w:rtl/>
        </w:rPr>
        <w:instrText xml:space="preserve"> </w:instrText>
      </w:r>
      <w:r>
        <w:rPr>
          <w:noProof/>
          <w:rtl/>
        </w:rPr>
      </w:r>
      <w:r>
        <w:rPr>
          <w:noProof/>
          <w:rtl/>
        </w:rPr>
        <w:fldChar w:fldCharType="separate"/>
      </w:r>
      <w:r>
        <w:rPr>
          <w:noProof/>
          <w:rtl/>
        </w:rPr>
        <w:t>18</w:t>
      </w:r>
      <w:r>
        <w:rPr>
          <w:noProof/>
          <w:rtl/>
        </w:rPr>
        <w:fldChar w:fldCharType="end"/>
      </w:r>
    </w:p>
    <w:p w14:paraId="3AFAD757" w14:textId="77777777"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noProof/>
        </w:rPr>
        <w:t>Shared Preferences</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Toc224567535 \h</w:instrText>
      </w:r>
      <w:r>
        <w:rPr>
          <w:noProof/>
          <w:rtl/>
        </w:rPr>
        <w:instrText xml:space="preserve"> </w:instrText>
      </w:r>
      <w:r>
        <w:rPr>
          <w:noProof/>
          <w:rtl/>
        </w:rPr>
      </w:r>
      <w:r>
        <w:rPr>
          <w:noProof/>
          <w:rtl/>
        </w:rPr>
        <w:fldChar w:fldCharType="separate"/>
      </w:r>
      <w:r>
        <w:rPr>
          <w:noProof/>
          <w:rtl/>
        </w:rPr>
        <w:t>18</w:t>
      </w:r>
      <w:r>
        <w:rPr>
          <w:noProof/>
          <w:rtl/>
        </w:rPr>
        <w:fldChar w:fldCharType="end"/>
      </w:r>
    </w:p>
    <w:p w14:paraId="4423EB7D" w14:textId="77777777"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סכמת</w:t>
      </w:r>
      <w:r>
        <w:rPr>
          <w:noProof/>
          <w:rtl/>
        </w:rPr>
        <w:t xml:space="preserve"> </w:t>
      </w:r>
      <w:r>
        <w:rPr>
          <w:noProof/>
        </w:rPr>
        <w:t>Database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Toc224567536 \h</w:instrText>
      </w:r>
      <w:r>
        <w:rPr>
          <w:noProof/>
          <w:rtl/>
        </w:rPr>
        <w:instrText xml:space="preserve"> </w:instrText>
      </w:r>
      <w:r>
        <w:rPr>
          <w:noProof/>
          <w:rtl/>
        </w:rPr>
      </w:r>
      <w:r>
        <w:rPr>
          <w:noProof/>
          <w:rtl/>
        </w:rPr>
        <w:fldChar w:fldCharType="separate"/>
      </w:r>
      <w:r>
        <w:rPr>
          <w:noProof/>
          <w:rtl/>
        </w:rPr>
        <w:t>19</w:t>
      </w:r>
      <w:r>
        <w:rPr>
          <w:noProof/>
          <w:rtl/>
        </w:rPr>
        <w:fldChar w:fldCharType="end"/>
      </w:r>
    </w:p>
    <w:p w14:paraId="310DEDCE" w14:textId="77777777"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פעולות</w:t>
      </w:r>
      <w:r>
        <w:rPr>
          <w:noProof/>
          <w:rtl/>
        </w:rPr>
        <w:t xml:space="preserve"> </w:t>
      </w:r>
      <w:r>
        <w:rPr>
          <w:rFonts w:hint="eastAsia"/>
          <w:noProof/>
          <w:rtl/>
        </w:rPr>
        <w:t>על</w:t>
      </w:r>
      <w:r>
        <w:rPr>
          <w:noProof/>
          <w:rtl/>
        </w:rPr>
        <w:t>/</w:t>
      </w:r>
      <w:r>
        <w:rPr>
          <w:rFonts w:hint="eastAsia"/>
          <w:noProof/>
          <w:rtl/>
        </w:rPr>
        <w:t>עם</w:t>
      </w:r>
      <w:r>
        <w:rPr>
          <w:noProof/>
          <w:rtl/>
        </w:rPr>
        <w:t xml:space="preserve"> </w:t>
      </w:r>
      <w:r>
        <w:rPr>
          <w:rFonts w:hint="eastAsia"/>
          <w:noProof/>
          <w:rtl/>
        </w:rPr>
        <w:t>בסיס</w:t>
      </w:r>
      <w:r>
        <w:rPr>
          <w:noProof/>
          <w:rtl/>
        </w:rPr>
        <w:t xml:space="preserve"> </w:t>
      </w:r>
      <w:r>
        <w:rPr>
          <w:rFonts w:hint="eastAsia"/>
          <w:noProof/>
          <w:rtl/>
        </w:rPr>
        <w:t>הנתונים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Toc224567537 \h</w:instrText>
      </w:r>
      <w:r>
        <w:rPr>
          <w:noProof/>
          <w:rtl/>
        </w:rPr>
        <w:instrText xml:space="preserve"> </w:instrText>
      </w:r>
      <w:r>
        <w:rPr>
          <w:noProof/>
          <w:rtl/>
        </w:rPr>
      </w:r>
      <w:r>
        <w:rPr>
          <w:noProof/>
          <w:rtl/>
        </w:rPr>
        <w:fldChar w:fldCharType="separate"/>
      </w:r>
      <w:r>
        <w:rPr>
          <w:noProof/>
          <w:rtl/>
        </w:rPr>
        <w:t>19</w:t>
      </w:r>
      <w:r>
        <w:rPr>
          <w:noProof/>
          <w:rtl/>
        </w:rPr>
        <w:fldChar w:fldCharType="end"/>
      </w:r>
    </w:p>
    <w:p w14:paraId="7E68D80A" w14:textId="77777777"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שמירת</w:t>
      </w:r>
      <w:r>
        <w:rPr>
          <w:noProof/>
          <w:rtl/>
        </w:rPr>
        <w:t xml:space="preserve"> </w:t>
      </w:r>
      <w:r>
        <w:rPr>
          <w:rFonts w:hint="eastAsia"/>
          <w:noProof/>
          <w:rtl/>
        </w:rPr>
        <w:t>נתונים</w:t>
      </w:r>
      <w:r>
        <w:rPr>
          <w:noProof/>
          <w:rtl/>
        </w:rPr>
        <w:t xml:space="preserve"> – </w:t>
      </w:r>
      <w:r>
        <w:rPr>
          <w:rFonts w:hint="eastAsia"/>
          <w:noProof/>
          <w:rtl/>
        </w:rPr>
        <w:t>צד</w:t>
      </w:r>
      <w:r>
        <w:rPr>
          <w:noProof/>
          <w:rtl/>
        </w:rPr>
        <w:t xml:space="preserve"> </w:t>
      </w:r>
      <w:r>
        <w:rPr>
          <w:rFonts w:hint="eastAsia"/>
          <w:noProof/>
          <w:rtl/>
        </w:rPr>
        <w:t>שרת</w:t>
      </w:r>
      <w:r>
        <w:rPr>
          <w:noProof/>
          <w:rtl/>
        </w:rPr>
        <w:t xml:space="preserve"> (</w:t>
      </w:r>
      <w:r>
        <w:rPr>
          <w:rFonts w:hint="eastAsia"/>
          <w:noProof/>
          <w:rtl/>
        </w:rPr>
        <w:t>אם</w:t>
      </w:r>
      <w:r>
        <w:rPr>
          <w:noProof/>
          <w:rtl/>
        </w:rPr>
        <w:t xml:space="preserve"> </w:t>
      </w:r>
      <w:r>
        <w:rPr>
          <w:rFonts w:hint="eastAsia"/>
          <w:noProof/>
          <w:rtl/>
        </w:rPr>
        <w:t>קיים</w:t>
      </w:r>
      <w:r>
        <w:rPr>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Toc224567538 \h</w:instrText>
      </w:r>
      <w:r>
        <w:rPr>
          <w:noProof/>
          <w:rtl/>
        </w:rPr>
        <w:instrText xml:space="preserve"> </w:instrText>
      </w:r>
      <w:r>
        <w:rPr>
          <w:noProof/>
          <w:rtl/>
        </w:rPr>
      </w:r>
      <w:r>
        <w:rPr>
          <w:noProof/>
          <w:rtl/>
        </w:rPr>
        <w:fldChar w:fldCharType="separate"/>
      </w:r>
      <w:r>
        <w:rPr>
          <w:noProof/>
          <w:rtl/>
        </w:rPr>
        <w:t>20</w:t>
      </w:r>
      <w:r>
        <w:rPr>
          <w:noProof/>
          <w:rtl/>
        </w:rPr>
        <w:fldChar w:fldCharType="end"/>
      </w:r>
    </w:p>
    <w:p w14:paraId="17350088" w14:textId="77777777"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פרוטוקול</w:t>
      </w:r>
      <w:r>
        <w:rPr>
          <w:noProof/>
          <w:rtl/>
        </w:rPr>
        <w:t xml:space="preserve"> </w:t>
      </w:r>
      <w:r>
        <w:rPr>
          <w:rFonts w:hint="eastAsia"/>
          <w:noProof/>
          <w:rtl/>
        </w:rPr>
        <w:t>תקשורת</w:t>
      </w:r>
      <w:r>
        <w:rPr>
          <w:noProof/>
          <w:rtl/>
        </w:rPr>
        <w:t xml:space="preserve"> (</w:t>
      </w:r>
      <w:r>
        <w:rPr>
          <w:rFonts w:hint="eastAsia"/>
          <w:noProof/>
          <w:rtl/>
        </w:rPr>
        <w:t>עבור</w:t>
      </w:r>
      <w:r>
        <w:rPr>
          <w:noProof/>
          <w:rtl/>
        </w:rPr>
        <w:t xml:space="preserve"> </w:t>
      </w:r>
      <w:r>
        <w:rPr>
          <w:rFonts w:hint="eastAsia"/>
          <w:noProof/>
          <w:rtl/>
        </w:rPr>
        <w:t>שרת</w:t>
      </w:r>
      <w:r>
        <w:rPr>
          <w:noProof/>
          <w:rtl/>
        </w:rPr>
        <w:t>-</w:t>
      </w:r>
      <w:r>
        <w:rPr>
          <w:rFonts w:hint="eastAsia"/>
          <w:noProof/>
          <w:rtl/>
        </w:rPr>
        <w:t>לקוח</w:t>
      </w:r>
      <w:r>
        <w:rPr>
          <w:noProof/>
          <w:rtl/>
        </w:rPr>
        <w:t xml:space="preserve"> </w:t>
      </w:r>
      <w:r>
        <w:rPr>
          <w:rFonts w:hint="eastAsia"/>
          <w:noProof/>
          <w:rtl/>
        </w:rPr>
        <w:t>ו</w:t>
      </w:r>
      <w:r>
        <w:rPr>
          <w:noProof/>
          <w:rtl/>
        </w:rPr>
        <w:t>/</w:t>
      </w:r>
      <w:r>
        <w:rPr>
          <w:rFonts w:hint="eastAsia"/>
          <w:noProof/>
          <w:rtl/>
        </w:rPr>
        <w:t>או</w:t>
      </w:r>
      <w:r>
        <w:rPr>
          <w:noProof/>
          <w:rtl/>
        </w:rPr>
        <w:t xml:space="preserve"> </w:t>
      </w:r>
      <w:r>
        <w:rPr>
          <w:noProof/>
        </w:rPr>
        <w:t>API</w:t>
      </w:r>
      <w:r>
        <w:rPr>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Toc224567539 \h</w:instrText>
      </w:r>
      <w:r>
        <w:rPr>
          <w:noProof/>
          <w:rtl/>
        </w:rPr>
        <w:instrText xml:space="preserve"> </w:instrText>
      </w:r>
      <w:r>
        <w:rPr>
          <w:noProof/>
          <w:rtl/>
        </w:rPr>
      </w:r>
      <w:r>
        <w:rPr>
          <w:noProof/>
          <w:rtl/>
        </w:rPr>
        <w:fldChar w:fldCharType="separate"/>
      </w:r>
      <w:r>
        <w:rPr>
          <w:noProof/>
          <w:rtl/>
        </w:rPr>
        <w:t>21</w:t>
      </w:r>
      <w:r>
        <w:rPr>
          <w:noProof/>
          <w:rtl/>
        </w:rPr>
        <w:fldChar w:fldCharType="end"/>
      </w:r>
    </w:p>
    <w:p w14:paraId="67620F7C" w14:textId="77777777" w:rsidR="001418BC" w:rsidRDefault="001418BC">
      <w:pPr>
        <w:pStyle w:val="TOC1"/>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רפלקציה</w:t>
      </w:r>
      <w:r>
        <w:rPr>
          <w:noProof/>
          <w:rtl/>
        </w:rPr>
        <w:t xml:space="preserve"> </w:t>
      </w:r>
      <w:r>
        <w:rPr>
          <w:rFonts w:hint="eastAsia"/>
          <w:noProof/>
          <w:rtl/>
        </w:rPr>
        <w:t>אישית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Toc224567540 \h</w:instrText>
      </w:r>
      <w:r>
        <w:rPr>
          <w:noProof/>
          <w:rtl/>
        </w:rPr>
        <w:instrText xml:space="preserve"> </w:instrText>
      </w:r>
      <w:r>
        <w:rPr>
          <w:noProof/>
          <w:rtl/>
        </w:rPr>
      </w:r>
      <w:r>
        <w:rPr>
          <w:noProof/>
          <w:rtl/>
        </w:rPr>
        <w:fldChar w:fldCharType="separate"/>
      </w:r>
      <w:r>
        <w:rPr>
          <w:noProof/>
          <w:rtl/>
        </w:rPr>
        <w:t>22</w:t>
      </w:r>
      <w:r>
        <w:rPr>
          <w:noProof/>
          <w:rtl/>
        </w:rPr>
        <w:fldChar w:fldCharType="end"/>
      </w:r>
    </w:p>
    <w:p w14:paraId="37F8FD16" w14:textId="77777777" w:rsidR="001418BC" w:rsidRDefault="001418BC">
      <w:pPr>
        <w:pStyle w:val="TOC1"/>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ביבליוגרפיה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Toc224567541 \h</w:instrText>
      </w:r>
      <w:r>
        <w:rPr>
          <w:noProof/>
          <w:rtl/>
        </w:rPr>
        <w:instrText xml:space="preserve"> </w:instrText>
      </w:r>
      <w:r>
        <w:rPr>
          <w:noProof/>
          <w:rtl/>
        </w:rPr>
      </w:r>
      <w:r>
        <w:rPr>
          <w:noProof/>
          <w:rtl/>
        </w:rPr>
        <w:fldChar w:fldCharType="separate"/>
      </w:r>
      <w:r>
        <w:rPr>
          <w:noProof/>
          <w:rtl/>
        </w:rPr>
        <w:t>23</w:t>
      </w:r>
      <w:r>
        <w:rPr>
          <w:noProof/>
          <w:rtl/>
        </w:rPr>
        <w:fldChar w:fldCharType="end"/>
      </w:r>
    </w:p>
    <w:p w14:paraId="66120430" w14:textId="77777777" w:rsidR="001418BC" w:rsidRDefault="001418BC">
      <w:pPr>
        <w:pStyle w:val="TOC1"/>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נספחים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Toc224567542 \h</w:instrText>
      </w:r>
      <w:r>
        <w:rPr>
          <w:noProof/>
          <w:rtl/>
        </w:rPr>
        <w:instrText xml:space="preserve"> </w:instrText>
      </w:r>
      <w:r>
        <w:rPr>
          <w:noProof/>
          <w:rtl/>
        </w:rPr>
      </w:r>
      <w:r>
        <w:rPr>
          <w:noProof/>
          <w:rtl/>
        </w:rPr>
        <w:fldChar w:fldCharType="separate"/>
      </w:r>
      <w:r>
        <w:rPr>
          <w:noProof/>
          <w:rtl/>
        </w:rPr>
        <w:t>24</w:t>
      </w:r>
      <w:r>
        <w:rPr>
          <w:noProof/>
          <w:rtl/>
        </w:rPr>
        <w:fldChar w:fldCharType="end"/>
      </w:r>
    </w:p>
    <w:p w14:paraId="5C37A56A" w14:textId="77777777"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כללי</w:t>
      </w:r>
      <w:r>
        <w:rPr>
          <w:noProof/>
          <w:rtl/>
        </w:rPr>
        <w:t xml:space="preserve"> </w:t>
      </w:r>
      <w:r>
        <w:rPr>
          <w:rFonts w:hint="eastAsia"/>
          <w:noProof/>
          <w:rtl/>
        </w:rPr>
        <w:t>משחק</w:t>
      </w:r>
      <w:r>
        <w:rPr>
          <w:noProof/>
          <w:rtl/>
        </w:rPr>
        <w:t xml:space="preserve"> (</w:t>
      </w:r>
      <w:r>
        <w:rPr>
          <w:rFonts w:hint="eastAsia"/>
          <w:noProof/>
          <w:rtl/>
        </w:rPr>
        <w:t>אופציונלי</w:t>
      </w:r>
      <w:r>
        <w:rPr>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Toc224567543 \h</w:instrText>
      </w:r>
      <w:r>
        <w:rPr>
          <w:noProof/>
          <w:rtl/>
        </w:rPr>
        <w:instrText xml:space="preserve"> </w:instrText>
      </w:r>
      <w:r>
        <w:rPr>
          <w:noProof/>
          <w:rtl/>
        </w:rPr>
      </w:r>
      <w:r>
        <w:rPr>
          <w:noProof/>
          <w:rtl/>
        </w:rPr>
        <w:fldChar w:fldCharType="separate"/>
      </w:r>
      <w:r>
        <w:rPr>
          <w:noProof/>
          <w:rtl/>
        </w:rPr>
        <w:t>24</w:t>
      </w:r>
      <w:r>
        <w:rPr>
          <w:noProof/>
          <w:rtl/>
        </w:rPr>
        <w:fldChar w:fldCharType="end"/>
      </w:r>
    </w:p>
    <w:p w14:paraId="5DD1B6A3" w14:textId="77777777"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קוד</w:t>
      </w:r>
      <w:r>
        <w:rPr>
          <w:noProof/>
          <w:rtl/>
        </w:rPr>
        <w:t xml:space="preserve"> </w:t>
      </w:r>
      <w:r>
        <w:rPr>
          <w:rFonts w:hint="eastAsia"/>
          <w:noProof/>
          <w:rtl/>
        </w:rPr>
        <w:t>המקור</w:t>
      </w:r>
      <w:r>
        <w:rPr>
          <w:noProof/>
          <w:rtl/>
        </w:rPr>
        <w:t xml:space="preserve"> (</w:t>
      </w:r>
      <w:r>
        <w:rPr>
          <w:noProof/>
        </w:rPr>
        <w:t>source code</w:t>
      </w:r>
      <w:r>
        <w:rPr>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Toc224567544 \h</w:instrText>
      </w:r>
      <w:r>
        <w:rPr>
          <w:noProof/>
          <w:rtl/>
        </w:rPr>
        <w:instrText xml:space="preserve"> </w:instrText>
      </w:r>
      <w:r>
        <w:rPr>
          <w:noProof/>
          <w:rtl/>
        </w:rPr>
      </w:r>
      <w:r>
        <w:rPr>
          <w:noProof/>
          <w:rtl/>
        </w:rPr>
        <w:fldChar w:fldCharType="separate"/>
      </w:r>
      <w:r>
        <w:rPr>
          <w:noProof/>
          <w:rtl/>
        </w:rPr>
        <w:t>25</w:t>
      </w:r>
      <w:r>
        <w:rPr>
          <w:noProof/>
          <w:rtl/>
        </w:rPr>
        <w:fldChar w:fldCharType="end"/>
      </w:r>
    </w:p>
    <w:p w14:paraId="515870F7" w14:textId="77777777"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lastRenderedPageBreak/>
        <w:t>מחלקה</w:t>
      </w:r>
      <w:r>
        <w:rPr>
          <w:noProof/>
          <w:rtl/>
        </w:rPr>
        <w:t xml:space="preserve"> </w:t>
      </w:r>
      <w:r>
        <w:rPr>
          <w:noProof/>
        </w:rPr>
        <w:t>A</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Toc224567545 \h</w:instrText>
      </w:r>
      <w:r>
        <w:rPr>
          <w:noProof/>
          <w:rtl/>
        </w:rPr>
        <w:instrText xml:space="preserve"> </w:instrText>
      </w:r>
      <w:r>
        <w:rPr>
          <w:noProof/>
          <w:rtl/>
        </w:rPr>
      </w:r>
      <w:r>
        <w:rPr>
          <w:noProof/>
          <w:rtl/>
        </w:rPr>
        <w:fldChar w:fldCharType="separate"/>
      </w:r>
      <w:r>
        <w:rPr>
          <w:noProof/>
          <w:rtl/>
        </w:rPr>
        <w:t>25</w:t>
      </w:r>
      <w:r>
        <w:rPr>
          <w:noProof/>
          <w:rtl/>
        </w:rPr>
        <w:fldChar w:fldCharType="end"/>
      </w:r>
    </w:p>
    <w:p w14:paraId="48F2A732" w14:textId="77777777"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מחלקה</w:t>
      </w:r>
      <w:r>
        <w:rPr>
          <w:noProof/>
          <w:rtl/>
        </w:rPr>
        <w:t xml:space="preserve"> </w:t>
      </w:r>
      <w:r>
        <w:rPr>
          <w:noProof/>
        </w:rPr>
        <w:t>B</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Toc224567546 \h</w:instrText>
      </w:r>
      <w:r>
        <w:rPr>
          <w:noProof/>
          <w:rtl/>
        </w:rPr>
        <w:instrText xml:space="preserve"> </w:instrText>
      </w:r>
      <w:r>
        <w:rPr>
          <w:noProof/>
          <w:rtl/>
        </w:rPr>
      </w:r>
      <w:r>
        <w:rPr>
          <w:noProof/>
          <w:rtl/>
        </w:rPr>
        <w:fldChar w:fldCharType="separate"/>
      </w:r>
      <w:r>
        <w:rPr>
          <w:noProof/>
          <w:rtl/>
        </w:rPr>
        <w:t>26</w:t>
      </w:r>
      <w:r>
        <w:rPr>
          <w:noProof/>
          <w:rtl/>
        </w:rPr>
        <w:fldChar w:fldCharType="end"/>
      </w:r>
    </w:p>
    <w:p w14:paraId="2004FF7C" w14:textId="77777777" w:rsidR="00CE2DFF" w:rsidRDefault="00CE2DFF" w:rsidP="00D438FC">
      <w:pPr>
        <w:spacing w:line="360" w:lineRule="auto"/>
        <w:rPr>
          <w:rtl/>
        </w:rPr>
      </w:pPr>
      <w:r>
        <w:rPr>
          <w:rtl/>
        </w:rPr>
        <w:fldChar w:fldCharType="end"/>
      </w:r>
    </w:p>
    <w:p w14:paraId="7AC9F51C" w14:textId="77777777" w:rsidR="009F0D95" w:rsidRDefault="00CE2DFF" w:rsidP="00567D77">
      <w:pPr>
        <w:spacing w:line="360" w:lineRule="auto"/>
        <w:rPr>
          <w:b/>
          <w:bCs/>
          <w:rtl/>
        </w:rPr>
      </w:pPr>
      <w:r w:rsidRPr="00567D77">
        <w:rPr>
          <w:b/>
          <w:bCs/>
          <w:rtl/>
        </w:rPr>
        <w:br w:type="page"/>
      </w:r>
    </w:p>
    <w:p w14:paraId="30CD34CD" w14:textId="77777777" w:rsidR="00567D77" w:rsidRDefault="00567D77" w:rsidP="00567D77">
      <w:pPr>
        <w:spacing w:line="360" w:lineRule="auto"/>
        <w:rPr>
          <w:i/>
          <w:iCs/>
          <w:color w:val="0000FF"/>
          <w:rtl/>
        </w:rPr>
      </w:pPr>
      <w:r w:rsidRPr="00567D77">
        <w:rPr>
          <w:rFonts w:hint="cs"/>
          <w:b/>
          <w:bCs/>
          <w:i/>
          <w:iCs/>
          <w:color w:val="0000FF"/>
          <w:rtl/>
        </w:rPr>
        <w:lastRenderedPageBreak/>
        <w:t xml:space="preserve">שימו לב </w:t>
      </w:r>
      <w:r w:rsidRPr="00567D77">
        <w:rPr>
          <w:b/>
          <w:bCs/>
          <w:i/>
          <w:iCs/>
          <w:color w:val="0000FF"/>
        </w:rPr>
        <w:t xml:space="preserve">– </w:t>
      </w:r>
      <w:r w:rsidRPr="00567D77">
        <w:rPr>
          <w:rFonts w:hint="cs"/>
          <w:b/>
          <w:bCs/>
          <w:i/>
          <w:iCs/>
          <w:color w:val="0000FF"/>
          <w:rtl/>
        </w:rPr>
        <w:t>האמור לעיל מתייחס לכל המסמך:</w:t>
      </w:r>
      <w:r w:rsidRPr="000F507D">
        <w:rPr>
          <w:rFonts w:hint="cs"/>
          <w:i/>
          <w:iCs/>
          <w:color w:val="0000FF"/>
          <w:rtl/>
        </w:rPr>
        <w:t xml:space="preserve"> מה שכתוב בכחול </w:t>
      </w:r>
      <w:r w:rsidRPr="000F507D">
        <w:rPr>
          <w:i/>
          <w:iCs/>
          <w:color w:val="0000FF"/>
          <w:rtl/>
        </w:rPr>
        <w:t>–</w:t>
      </w:r>
      <w:r w:rsidRPr="000F507D">
        <w:rPr>
          <w:rFonts w:hint="cs"/>
          <w:i/>
          <w:iCs/>
          <w:color w:val="0000FF"/>
          <w:rtl/>
        </w:rPr>
        <w:t xml:space="preserve"> הוא הנחיות עבורכם וצריך להימחק מהמסמך הסופי.</w:t>
      </w:r>
      <w:r>
        <w:rPr>
          <w:rFonts w:hint="cs"/>
          <w:i/>
          <w:iCs/>
          <w:color w:val="0000FF"/>
          <w:rtl/>
        </w:rPr>
        <w:t xml:space="preserve"> מה שכתוב באדום הוא דוגמא לצרכי המחשה וגם הוא צריך להמחק מהמסמך הסופי ולהיות מוחלף בטקסט שלכם.</w:t>
      </w:r>
    </w:p>
    <w:p w14:paraId="4B6F593D" w14:textId="77777777" w:rsidR="00567D77" w:rsidRDefault="00567D77" w:rsidP="00567D77">
      <w:pPr>
        <w:spacing w:line="360" w:lineRule="auto"/>
        <w:rPr>
          <w:i/>
          <w:iCs/>
          <w:color w:val="0000FF"/>
          <w:rtl/>
        </w:rPr>
      </w:pPr>
      <w:r>
        <w:rPr>
          <w:rFonts w:hint="cs"/>
          <w:i/>
          <w:iCs/>
          <w:color w:val="0000FF"/>
          <w:rtl/>
        </w:rPr>
        <w:t xml:space="preserve">יש לשמר את הכותרות והעיצוב שלהן (לכל היותר להחליף "מחלקה </w:t>
      </w:r>
      <w:r>
        <w:rPr>
          <w:rFonts w:hint="cs"/>
          <w:i/>
          <w:iCs/>
          <w:color w:val="0000FF"/>
        </w:rPr>
        <w:t>A</w:t>
      </w:r>
      <w:r>
        <w:rPr>
          <w:rFonts w:hint="cs"/>
          <w:i/>
          <w:iCs/>
          <w:color w:val="0000FF"/>
          <w:rtl/>
        </w:rPr>
        <w:t>" בשם האמיתי וכו').</w:t>
      </w:r>
    </w:p>
    <w:p w14:paraId="09BF5EEB" w14:textId="77777777" w:rsidR="00567D77" w:rsidRDefault="00567D77" w:rsidP="00567D77">
      <w:pPr>
        <w:spacing w:line="360" w:lineRule="auto"/>
        <w:rPr>
          <w:i/>
          <w:iCs/>
          <w:color w:val="0000FF"/>
          <w:rtl/>
        </w:rPr>
      </w:pPr>
      <w:r>
        <w:rPr>
          <w:rFonts w:hint="cs"/>
          <w:i/>
          <w:iCs/>
          <w:color w:val="0000FF"/>
          <w:rtl/>
        </w:rPr>
        <w:t xml:space="preserve">מה שכתוב בשחור </w:t>
      </w:r>
      <w:r>
        <w:rPr>
          <w:i/>
          <w:iCs/>
          <w:color w:val="0000FF"/>
          <w:rtl/>
        </w:rPr>
        <w:t>–</w:t>
      </w:r>
      <w:r>
        <w:rPr>
          <w:rFonts w:hint="cs"/>
          <w:i/>
          <w:iCs/>
          <w:color w:val="0000FF"/>
          <w:rtl/>
        </w:rPr>
        <w:t xml:space="preserve"> הוא ראשי פרקים של הטקסט שצריך להופיע במסמך שלכם.\</w:t>
      </w:r>
    </w:p>
    <w:p w14:paraId="0DA9041D" w14:textId="77777777" w:rsidR="00567D77" w:rsidRPr="000F507D" w:rsidRDefault="00567D77" w:rsidP="00567D77">
      <w:pPr>
        <w:spacing w:line="360" w:lineRule="auto"/>
        <w:rPr>
          <w:i/>
          <w:iCs/>
          <w:color w:val="0000FF"/>
          <w:rtl/>
        </w:rPr>
      </w:pPr>
      <w:r>
        <w:rPr>
          <w:rFonts w:hint="cs"/>
          <w:i/>
          <w:iCs/>
          <w:color w:val="0000FF"/>
          <w:rtl/>
        </w:rPr>
        <w:t>בסופו של דבר, כל המסמך שלכם צריך להיות בשחור.</w:t>
      </w:r>
    </w:p>
    <w:p w14:paraId="280F7C7E" w14:textId="77777777" w:rsidR="007B6880" w:rsidRDefault="007B6880" w:rsidP="007B6880">
      <w:pPr>
        <w:pStyle w:val="Heading1"/>
      </w:pPr>
      <w:bookmarkStart w:id="0" w:name="_Toc224567504"/>
      <w:r>
        <w:rPr>
          <w:rFonts w:hint="cs"/>
          <w:rtl/>
        </w:rPr>
        <w:t>מענה לדרישות משרד החינוך לפרויקט 5 יח"ל</w:t>
      </w:r>
      <w:bookmarkEnd w:id="0"/>
    </w:p>
    <w:p w14:paraId="7527AAD6" w14:textId="77777777" w:rsidR="00567D77" w:rsidRDefault="0083647D" w:rsidP="00567D77">
      <w:pPr>
        <w:rPr>
          <w:i/>
          <w:iCs/>
          <w:color w:val="0000FF"/>
        </w:rPr>
      </w:pPr>
      <w:r>
        <w:rPr>
          <w:rFonts w:hint="cs"/>
          <w:i/>
          <w:iCs/>
          <w:color w:val="0000FF"/>
          <w:rtl/>
        </w:rPr>
        <w:t>בטבלה מופיעות כל האופציות המוגדרות במסמך הדרישות והמחוון נכון להיום (</w:t>
      </w:r>
      <w:r w:rsidR="00305617">
        <w:rPr>
          <w:i/>
          <w:iCs/>
          <w:color w:val="0000FF"/>
        </w:rPr>
        <w:t>16/3/26</w:t>
      </w:r>
      <w:r>
        <w:rPr>
          <w:rFonts w:hint="cs"/>
          <w:i/>
          <w:iCs/>
          <w:color w:val="0000FF"/>
          <w:rtl/>
        </w:rPr>
        <w:t>). מחקו מה שלא רלוונטי כך שרק האופציות שמימשת</w:t>
      </w:r>
      <w:r w:rsidR="00DF2E57">
        <w:rPr>
          <w:rFonts w:hint="cs"/>
          <w:i/>
          <w:iCs/>
          <w:color w:val="0000FF"/>
          <w:rtl/>
        </w:rPr>
        <w:t>ם</w:t>
      </w:r>
      <w:r>
        <w:rPr>
          <w:rFonts w:hint="cs"/>
          <w:i/>
          <w:iCs/>
          <w:color w:val="0000FF"/>
          <w:rtl/>
        </w:rPr>
        <w:t xml:space="preserve"> יופיעו. </w:t>
      </w:r>
    </w:p>
    <w:p w14:paraId="0DD1D55F" w14:textId="77777777" w:rsidR="00305617" w:rsidRPr="00567D77" w:rsidRDefault="00305617" w:rsidP="00567D77">
      <w:pPr>
        <w:rPr>
          <w:rtl/>
        </w:rPr>
      </w:pPr>
    </w:p>
    <w:tbl>
      <w:tblPr>
        <w:tblStyle w:val="TableGrid"/>
        <w:bidiVisual/>
        <w:tblW w:w="9245" w:type="dxa"/>
        <w:tblLook w:val="04A0" w:firstRow="1" w:lastRow="0" w:firstColumn="1" w:lastColumn="0" w:noHBand="0" w:noVBand="1"/>
      </w:tblPr>
      <w:tblGrid>
        <w:gridCol w:w="1343"/>
        <w:gridCol w:w="4395"/>
        <w:gridCol w:w="3507"/>
      </w:tblGrid>
      <w:tr w:rsidR="007B6880" w:rsidRPr="007B6880" w14:paraId="00B151B0" w14:textId="77777777" w:rsidTr="00AB6F93">
        <w:tc>
          <w:tcPr>
            <w:tcW w:w="1343" w:type="dxa"/>
          </w:tcPr>
          <w:p w14:paraId="45F35A47" w14:textId="77777777" w:rsidR="007B6880" w:rsidRPr="007B6880" w:rsidRDefault="007B6880" w:rsidP="007B6880">
            <w:pPr>
              <w:jc w:val="center"/>
              <w:rPr>
                <w:b/>
                <w:bCs/>
                <w:rtl/>
              </w:rPr>
            </w:pPr>
            <w:r w:rsidRPr="007B6880">
              <w:rPr>
                <w:rFonts w:hint="cs"/>
                <w:b/>
                <w:bCs/>
                <w:rtl/>
              </w:rPr>
              <w:t>פרק במחוון</w:t>
            </w:r>
          </w:p>
        </w:tc>
        <w:tc>
          <w:tcPr>
            <w:tcW w:w="4395" w:type="dxa"/>
          </w:tcPr>
          <w:p w14:paraId="23DB3B8C" w14:textId="77777777" w:rsidR="007B6880" w:rsidRPr="007B6880" w:rsidRDefault="007B6880" w:rsidP="007B6880">
            <w:pPr>
              <w:jc w:val="center"/>
              <w:rPr>
                <w:b/>
                <w:bCs/>
                <w:rtl/>
              </w:rPr>
            </w:pPr>
            <w:r w:rsidRPr="007B6880">
              <w:rPr>
                <w:rFonts w:hint="cs"/>
                <w:b/>
                <w:bCs/>
                <w:rtl/>
              </w:rPr>
              <w:t>נושאים שמומשו</w:t>
            </w:r>
          </w:p>
        </w:tc>
        <w:tc>
          <w:tcPr>
            <w:tcW w:w="3507" w:type="dxa"/>
          </w:tcPr>
          <w:p w14:paraId="2C8836F6" w14:textId="77777777" w:rsidR="007B6880" w:rsidRPr="007B6880" w:rsidRDefault="007B6880" w:rsidP="007B6880">
            <w:pPr>
              <w:jc w:val="center"/>
              <w:rPr>
                <w:b/>
                <w:bCs/>
                <w:rtl/>
              </w:rPr>
            </w:pPr>
            <w:r w:rsidRPr="007B6880">
              <w:rPr>
                <w:rFonts w:hint="cs"/>
                <w:b/>
                <w:bCs/>
                <w:rtl/>
              </w:rPr>
              <w:t xml:space="preserve">מחלקה/ות </w:t>
            </w:r>
            <w:r>
              <w:rPr>
                <w:rFonts w:hint="cs"/>
                <w:b/>
                <w:bCs/>
                <w:rtl/>
              </w:rPr>
              <w:t>בהן מומש הנושא</w:t>
            </w:r>
          </w:p>
        </w:tc>
      </w:tr>
      <w:tr w:rsidR="005276C1" w:rsidRPr="007B6880" w14:paraId="49087150" w14:textId="77777777" w:rsidTr="00AB6F93">
        <w:tc>
          <w:tcPr>
            <w:tcW w:w="1343" w:type="dxa"/>
          </w:tcPr>
          <w:p w14:paraId="2BAE1BDD" w14:textId="060862D9" w:rsidR="005276C1" w:rsidRDefault="0087410E" w:rsidP="00AD2822">
            <w:pPr>
              <w:rPr>
                <w:rtl/>
              </w:rPr>
            </w:pPr>
            <w:r>
              <w:rPr>
                <w:rFonts w:hint="cs"/>
                <w:rtl/>
              </w:rPr>
              <w:t>6</w:t>
            </w:r>
          </w:p>
        </w:tc>
        <w:tc>
          <w:tcPr>
            <w:tcW w:w="4395" w:type="dxa"/>
          </w:tcPr>
          <w:p w14:paraId="516FAA20" w14:textId="77777777" w:rsidR="005276C1" w:rsidRDefault="005276C1" w:rsidP="008A5EAB">
            <w:pPr>
              <w:pStyle w:val="ListParagraph"/>
              <w:numPr>
                <w:ilvl w:val="0"/>
                <w:numId w:val="16"/>
              </w:numPr>
              <w:ind w:left="360"/>
              <w:rPr>
                <w:rtl/>
              </w:rPr>
            </w:pPr>
            <w:r>
              <w:rPr>
                <w:rFonts w:hint="cs"/>
                <w:rtl/>
              </w:rPr>
              <w:t>שימוש ב-</w:t>
            </w:r>
            <w:r w:rsidRPr="005276C1">
              <w:t xml:space="preserve"> </w:t>
            </w:r>
            <w:proofErr w:type="spellStart"/>
            <w:r w:rsidRPr="005276C1">
              <w:t>RecyclerView</w:t>
            </w:r>
            <w:proofErr w:type="spellEnd"/>
            <w:r w:rsidRPr="005276C1">
              <w:t xml:space="preserve">/ </w:t>
            </w:r>
            <w:proofErr w:type="spellStart"/>
            <w:r w:rsidRPr="005276C1">
              <w:t>ObservableCollection</w:t>
            </w:r>
            <w:proofErr w:type="spellEnd"/>
            <w:r w:rsidRPr="005276C1">
              <w:t xml:space="preserve"> + </w:t>
            </w:r>
            <w:proofErr w:type="spellStart"/>
            <w:r w:rsidRPr="005276C1">
              <w:t>CollectionsView</w:t>
            </w:r>
            <w:proofErr w:type="spellEnd"/>
          </w:p>
        </w:tc>
        <w:tc>
          <w:tcPr>
            <w:tcW w:w="3507" w:type="dxa"/>
          </w:tcPr>
          <w:p w14:paraId="43DE7A59" w14:textId="2622C79B" w:rsidR="005276C1" w:rsidRPr="007B6880" w:rsidRDefault="00F12032" w:rsidP="00F12032">
            <w:pPr>
              <w:rPr>
                <w:rtl/>
              </w:rPr>
            </w:pPr>
            <w:r w:rsidRPr="00F12032">
              <w:t>MatchHistoryActivity.java</w:t>
            </w:r>
            <w:r>
              <w:rPr>
                <w:rFonts w:hint="cs"/>
                <w:rtl/>
              </w:rPr>
              <w:t xml:space="preserve">, </w:t>
            </w:r>
            <w:r w:rsidRPr="00F12032">
              <w:t>MatchHistoryAdapter.java</w:t>
            </w:r>
            <w:r>
              <w:rPr>
                <w:rFonts w:hint="cs"/>
                <w:rtl/>
              </w:rPr>
              <w:t xml:space="preserve">, </w:t>
            </w:r>
            <w:r w:rsidRPr="00F12032">
              <w:t>item_match.xml</w:t>
            </w:r>
          </w:p>
        </w:tc>
      </w:tr>
      <w:tr w:rsidR="00AB6F93" w:rsidRPr="007B6880" w14:paraId="57753C8C" w14:textId="77777777" w:rsidTr="00AB6F93">
        <w:tc>
          <w:tcPr>
            <w:tcW w:w="1343" w:type="dxa"/>
          </w:tcPr>
          <w:p w14:paraId="7DBD7A9A" w14:textId="77777777" w:rsidR="00AB6F93" w:rsidRDefault="00AB6F93" w:rsidP="00AB6F93">
            <w:pPr>
              <w:rPr>
                <w:rtl/>
              </w:rPr>
            </w:pPr>
          </w:p>
        </w:tc>
        <w:tc>
          <w:tcPr>
            <w:tcW w:w="4395" w:type="dxa"/>
          </w:tcPr>
          <w:p w14:paraId="691564CC" w14:textId="77777777" w:rsidR="00AB6F93" w:rsidRDefault="00AB6F93" w:rsidP="00AB6F93">
            <w:pPr>
              <w:rPr>
                <w:rtl/>
              </w:rPr>
            </w:pPr>
            <w:r>
              <w:rPr>
                <w:rtl/>
              </w:rPr>
              <w:t xml:space="preserve">הערה: </w:t>
            </w:r>
            <w:r>
              <w:rPr>
                <w:rFonts w:hint="cs"/>
                <w:rtl/>
              </w:rPr>
              <w:t>מימוש</w:t>
            </w:r>
            <w:r>
              <w:rPr>
                <w:rtl/>
              </w:rPr>
              <w:t xml:space="preserve"> יותר מנושא אחד מהרשימה, </w:t>
            </w:r>
            <w:r>
              <w:rPr>
                <w:rFonts w:hint="cs"/>
                <w:rtl/>
              </w:rPr>
              <w:t>יחשב גם כ-2 נושאים מסעיף 10.</w:t>
            </w:r>
          </w:p>
        </w:tc>
        <w:tc>
          <w:tcPr>
            <w:tcW w:w="3507" w:type="dxa"/>
          </w:tcPr>
          <w:p w14:paraId="74C8D3E0" w14:textId="77777777" w:rsidR="00AB6F93" w:rsidRPr="007B6880" w:rsidRDefault="00AB6F93" w:rsidP="00AB6F93">
            <w:pPr>
              <w:rPr>
                <w:rtl/>
              </w:rPr>
            </w:pPr>
          </w:p>
        </w:tc>
      </w:tr>
      <w:tr w:rsidR="00AB6F93" w:rsidRPr="007B6880" w14:paraId="7034BFEE" w14:textId="77777777" w:rsidTr="00AB6F93">
        <w:tc>
          <w:tcPr>
            <w:tcW w:w="1343" w:type="dxa"/>
          </w:tcPr>
          <w:p w14:paraId="47A0B095" w14:textId="77777777" w:rsidR="00AB6F93" w:rsidRDefault="00AB6F93" w:rsidP="00AB6F93">
            <w:pPr>
              <w:rPr>
                <w:rtl/>
              </w:rPr>
            </w:pPr>
            <w:r>
              <w:rPr>
                <w:rFonts w:hint="cs"/>
                <w:rtl/>
              </w:rPr>
              <w:t>7</w:t>
            </w:r>
          </w:p>
        </w:tc>
        <w:tc>
          <w:tcPr>
            <w:tcW w:w="4395" w:type="dxa"/>
          </w:tcPr>
          <w:p w14:paraId="7AA32947" w14:textId="77777777" w:rsidR="00AB6F93" w:rsidRDefault="00AB6F93" w:rsidP="00AB6F93">
            <w:pPr>
              <w:rPr>
                <w:rtl/>
              </w:rPr>
            </w:pPr>
            <w:r>
              <w:rPr>
                <w:rFonts w:hint="cs"/>
                <w:rtl/>
              </w:rPr>
              <w:t>אחסון וטיפול בנתונים (חובה שמירה ושליפה)</w:t>
            </w:r>
            <w:r w:rsidR="00DD42D4">
              <w:rPr>
                <w:rFonts w:hint="cs"/>
                <w:rtl/>
              </w:rPr>
              <w:t xml:space="preserve"> בבסיס נתונים (</w:t>
            </w:r>
            <w:r w:rsidR="00DD42D4" w:rsidRPr="00DD42D4">
              <w:t xml:space="preserve">Firebase, </w:t>
            </w:r>
            <w:proofErr w:type="spellStart"/>
            <w:r w:rsidR="00DD42D4" w:rsidRPr="00DD42D4">
              <w:t>Firestore</w:t>
            </w:r>
            <w:proofErr w:type="spellEnd"/>
            <w:r w:rsidR="00DD42D4" w:rsidRPr="00DD42D4">
              <w:t>, MySQL, SQLite</w:t>
            </w:r>
            <w:r w:rsidR="00DD42D4">
              <w:rPr>
                <w:rFonts w:hint="cs"/>
                <w:rtl/>
              </w:rPr>
              <w:t>).</w:t>
            </w:r>
          </w:p>
          <w:p w14:paraId="6073913C" w14:textId="77777777" w:rsidR="00DD42D4" w:rsidRDefault="00DD42D4" w:rsidP="00AB6F93">
            <w:pPr>
              <w:rPr>
                <w:rtl/>
              </w:rPr>
            </w:pPr>
            <w:r>
              <w:rPr>
                <w:rFonts w:hint="cs"/>
                <w:rtl/>
              </w:rPr>
              <w:t>שימוש בבסיס נתונים מרוחק לכתיבה וגם לקריאה כולל עדכון נתונים סינכרוני, יחשב גם כשני נושאים מסעיף 10.</w:t>
            </w:r>
          </w:p>
        </w:tc>
        <w:tc>
          <w:tcPr>
            <w:tcW w:w="3507" w:type="dxa"/>
          </w:tcPr>
          <w:p w14:paraId="4C97A228" w14:textId="564D76CE" w:rsidR="00AB6F93" w:rsidRPr="007B6880" w:rsidRDefault="003F5637" w:rsidP="003F5637">
            <w:pPr>
              <w:rPr>
                <w:rtl/>
              </w:rPr>
            </w:pPr>
            <w:r w:rsidRPr="003F5637">
              <w:t>LoginActivity.java</w:t>
            </w:r>
            <w:r>
              <w:rPr>
                <w:rFonts w:hint="cs"/>
                <w:rtl/>
              </w:rPr>
              <w:t xml:space="preserve">, </w:t>
            </w:r>
            <w:r w:rsidRPr="003F5637">
              <w:t>RegisterActivity.java</w:t>
            </w:r>
            <w:r>
              <w:rPr>
                <w:rFonts w:hint="cs"/>
                <w:rtl/>
              </w:rPr>
              <w:t>,</w:t>
            </w:r>
            <w:r w:rsidRPr="003F5637">
              <w:t xml:space="preserve"> </w:t>
            </w:r>
            <w:r w:rsidRPr="003F5637">
              <w:t>auth_manager.py</w:t>
            </w:r>
            <w:r>
              <w:rPr>
                <w:rFonts w:hint="cs"/>
                <w:rtl/>
              </w:rPr>
              <w:t xml:space="preserve">, </w:t>
            </w:r>
            <w:r w:rsidRPr="003F5637">
              <w:t>stats_manager.py</w:t>
            </w:r>
          </w:p>
        </w:tc>
      </w:tr>
      <w:tr w:rsidR="00AB6F93" w:rsidRPr="007B6880" w14:paraId="707CD6EF" w14:textId="77777777" w:rsidTr="00AB6F93">
        <w:tc>
          <w:tcPr>
            <w:tcW w:w="1343" w:type="dxa"/>
          </w:tcPr>
          <w:p w14:paraId="32B400C7" w14:textId="77777777" w:rsidR="00AB6F93" w:rsidRDefault="00AB6F93" w:rsidP="00AB6F93">
            <w:pPr>
              <w:rPr>
                <w:rtl/>
              </w:rPr>
            </w:pPr>
            <w:r>
              <w:rPr>
                <w:rFonts w:hint="cs"/>
                <w:rtl/>
              </w:rPr>
              <w:t xml:space="preserve">9 </w:t>
            </w:r>
          </w:p>
        </w:tc>
        <w:tc>
          <w:tcPr>
            <w:tcW w:w="4395" w:type="dxa"/>
          </w:tcPr>
          <w:p w14:paraId="3E8E9AC0" w14:textId="77777777" w:rsidR="00AB6F93" w:rsidRDefault="00AB6F93" w:rsidP="00DD42D4">
            <w:pPr>
              <w:rPr>
                <w:rtl/>
              </w:rPr>
            </w:pPr>
            <w:r>
              <w:rPr>
                <w:rFonts w:hint="cs"/>
                <w:rtl/>
              </w:rPr>
              <w:t>נושאים מתקדמים</w:t>
            </w:r>
            <w:r w:rsidR="00DD42D4">
              <w:rPr>
                <w:rFonts w:hint="cs"/>
                <w:rtl/>
              </w:rPr>
              <w:t xml:space="preserve"> (חובה לבחור לפחות נושא אחד מסעיף זה)</w:t>
            </w:r>
            <w:r>
              <w:rPr>
                <w:rFonts w:hint="cs"/>
                <w:rtl/>
              </w:rPr>
              <w:t>:</w:t>
            </w:r>
          </w:p>
        </w:tc>
        <w:tc>
          <w:tcPr>
            <w:tcW w:w="3507" w:type="dxa"/>
          </w:tcPr>
          <w:p w14:paraId="7FD38406" w14:textId="77777777" w:rsidR="00AB6F93" w:rsidRPr="007B6880" w:rsidRDefault="00AB6F93" w:rsidP="00AB6F93">
            <w:pPr>
              <w:rPr>
                <w:rtl/>
              </w:rPr>
            </w:pPr>
          </w:p>
        </w:tc>
      </w:tr>
      <w:tr w:rsidR="00AB6F93" w:rsidRPr="007B6880" w14:paraId="487A4CEF" w14:textId="77777777" w:rsidTr="00AB6F93">
        <w:tc>
          <w:tcPr>
            <w:tcW w:w="1343" w:type="dxa"/>
          </w:tcPr>
          <w:p w14:paraId="483FDC72" w14:textId="77777777" w:rsidR="00AB6F93" w:rsidRDefault="00AB6F93" w:rsidP="00AB6F93">
            <w:pPr>
              <w:rPr>
                <w:rtl/>
              </w:rPr>
            </w:pPr>
          </w:p>
        </w:tc>
        <w:tc>
          <w:tcPr>
            <w:tcW w:w="4395" w:type="dxa"/>
          </w:tcPr>
          <w:p w14:paraId="54F8EF1C" w14:textId="77777777" w:rsidR="00AB6F93" w:rsidRDefault="00AB6F93" w:rsidP="00AB6F93">
            <w:pPr>
              <w:pStyle w:val="ListParagraph"/>
              <w:numPr>
                <w:ilvl w:val="0"/>
                <w:numId w:val="16"/>
              </w:numPr>
              <w:ind w:left="360"/>
              <w:rPr>
                <w:rtl/>
              </w:rPr>
            </w:pPr>
            <w:r>
              <w:rPr>
                <w:rtl/>
              </w:rPr>
              <w:t>אפליקציית רב משתתפים</w:t>
            </w:r>
          </w:p>
        </w:tc>
        <w:tc>
          <w:tcPr>
            <w:tcW w:w="3507" w:type="dxa"/>
          </w:tcPr>
          <w:p w14:paraId="6CF9DC03" w14:textId="48480BB2" w:rsidR="00AB6F93" w:rsidRPr="007B6880" w:rsidRDefault="00265C08" w:rsidP="00265C08">
            <w:pPr>
              <w:rPr>
                <w:rtl/>
              </w:rPr>
            </w:pPr>
            <w:proofErr w:type="gramStart"/>
            <w:r w:rsidRPr="00265C08">
              <w:t>SocketManager.java</w:t>
            </w:r>
            <w:proofErr w:type="gramEnd"/>
            <w:r>
              <w:rPr>
                <w:rFonts w:hint="cs"/>
                <w:rtl/>
              </w:rPr>
              <w:t xml:space="preserve">, </w:t>
            </w:r>
            <w:r w:rsidRPr="00265C08">
              <w:t>RoomActivity.java</w:t>
            </w:r>
            <w:r>
              <w:rPr>
                <w:rFonts w:hint="cs"/>
                <w:rtl/>
              </w:rPr>
              <w:t xml:space="preserve">, </w:t>
            </w:r>
            <w:r w:rsidRPr="00265C08">
              <w:t>GameActivity.java</w:t>
            </w:r>
          </w:p>
        </w:tc>
      </w:tr>
      <w:tr w:rsidR="00DD42D4" w:rsidRPr="007B6880" w14:paraId="1E27F276" w14:textId="77777777" w:rsidTr="0080393D">
        <w:tc>
          <w:tcPr>
            <w:tcW w:w="1343" w:type="dxa"/>
          </w:tcPr>
          <w:p w14:paraId="3DF088E0" w14:textId="77777777" w:rsidR="00DD42D4" w:rsidRDefault="00DD42D4" w:rsidP="0080393D">
            <w:pPr>
              <w:rPr>
                <w:rtl/>
              </w:rPr>
            </w:pPr>
          </w:p>
        </w:tc>
        <w:tc>
          <w:tcPr>
            <w:tcW w:w="4395" w:type="dxa"/>
          </w:tcPr>
          <w:p w14:paraId="4FBFC7F9" w14:textId="77777777" w:rsidR="00DD42D4" w:rsidRDefault="00DD42D4" w:rsidP="0080393D">
            <w:pPr>
              <w:pStyle w:val="ListParagraph"/>
              <w:numPr>
                <w:ilvl w:val="0"/>
                <w:numId w:val="16"/>
              </w:numPr>
              <w:ind w:left="360"/>
              <w:rPr>
                <w:rtl/>
              </w:rPr>
            </w:pPr>
            <w:r w:rsidRPr="00D61241">
              <w:rPr>
                <w:rtl/>
              </w:rPr>
              <w:t xml:space="preserve"> רשתות מחשבים</w:t>
            </w:r>
          </w:p>
        </w:tc>
        <w:tc>
          <w:tcPr>
            <w:tcW w:w="3507" w:type="dxa"/>
          </w:tcPr>
          <w:p w14:paraId="0B678A0E" w14:textId="78701DF4" w:rsidR="00DD42D4" w:rsidRPr="007B6880" w:rsidRDefault="00265C08" w:rsidP="0080393D">
            <w:pPr>
              <w:rPr>
                <w:rtl/>
              </w:rPr>
            </w:pPr>
            <w:proofErr w:type="gramStart"/>
            <w:r w:rsidRPr="00265C08">
              <w:t>SocketManager.java</w:t>
            </w:r>
            <w:proofErr w:type="gramEnd"/>
            <w:r>
              <w:rPr>
                <w:rFonts w:hint="cs"/>
                <w:rtl/>
              </w:rPr>
              <w:t xml:space="preserve">, </w:t>
            </w:r>
            <w:r w:rsidRPr="00265C08">
              <w:t>RoomActivity.java</w:t>
            </w:r>
            <w:r>
              <w:rPr>
                <w:rFonts w:hint="cs"/>
                <w:rtl/>
              </w:rPr>
              <w:t xml:space="preserve">, </w:t>
            </w:r>
            <w:r w:rsidRPr="00265C08">
              <w:t>GameActivity.java</w:t>
            </w:r>
          </w:p>
        </w:tc>
      </w:tr>
      <w:tr w:rsidR="00DD42D4" w:rsidRPr="007B6880" w14:paraId="4298A152" w14:textId="77777777" w:rsidTr="0080393D">
        <w:tc>
          <w:tcPr>
            <w:tcW w:w="1343" w:type="dxa"/>
          </w:tcPr>
          <w:p w14:paraId="7D8D5542" w14:textId="77777777" w:rsidR="00DD42D4" w:rsidRDefault="00DD42D4" w:rsidP="0080393D">
            <w:pPr>
              <w:rPr>
                <w:rtl/>
              </w:rPr>
            </w:pPr>
          </w:p>
        </w:tc>
        <w:tc>
          <w:tcPr>
            <w:tcW w:w="4395" w:type="dxa"/>
          </w:tcPr>
          <w:p w14:paraId="320CAE41" w14:textId="77777777" w:rsidR="00DD42D4" w:rsidRDefault="00DD42D4" w:rsidP="0080393D">
            <w:pPr>
              <w:pStyle w:val="ListParagraph"/>
              <w:numPr>
                <w:ilvl w:val="0"/>
                <w:numId w:val="16"/>
              </w:numPr>
              <w:ind w:left="360"/>
              <w:rPr>
                <w:rtl/>
              </w:rPr>
            </w:pPr>
            <w:r w:rsidRPr="00D61241">
              <w:t xml:space="preserve"> </w:t>
            </w:r>
            <w:r w:rsidRPr="00D61241">
              <w:rPr>
                <w:rtl/>
              </w:rPr>
              <w:t>פיתוח ושימוש ב</w:t>
            </w:r>
            <w:r w:rsidRPr="00D61241">
              <w:t xml:space="preserve"> API </w:t>
            </w:r>
            <w:r w:rsidRPr="00D61241">
              <w:rPr>
                <w:rtl/>
              </w:rPr>
              <w:t xml:space="preserve">בצד שרת </w:t>
            </w:r>
            <w:r w:rsidRPr="00D61241">
              <w:rPr>
                <w:rFonts w:hint="cs"/>
                <w:rtl/>
              </w:rPr>
              <w:t>(</w:t>
            </w:r>
            <w:r w:rsidRPr="00D61241">
              <w:rPr>
                <w:rtl/>
              </w:rPr>
              <w:t>אפשר בכל שפת תכנות</w:t>
            </w:r>
            <w:r w:rsidRPr="00D61241">
              <w:rPr>
                <w:rFonts w:hint="cs"/>
                <w:rtl/>
              </w:rPr>
              <w:t>)</w:t>
            </w:r>
          </w:p>
        </w:tc>
        <w:tc>
          <w:tcPr>
            <w:tcW w:w="3507" w:type="dxa"/>
          </w:tcPr>
          <w:p w14:paraId="2B85AF08" w14:textId="12B5C6A5" w:rsidR="00DD42D4" w:rsidRPr="007B6880" w:rsidRDefault="00265C08" w:rsidP="00265C08">
            <w:pPr>
              <w:rPr>
                <w:rtl/>
              </w:rPr>
            </w:pPr>
            <w:r w:rsidRPr="00265C08">
              <w:t>app.py</w:t>
            </w:r>
          </w:p>
        </w:tc>
      </w:tr>
      <w:tr w:rsidR="00AB6F93" w:rsidRPr="007B6880" w14:paraId="74AC1A52" w14:textId="77777777" w:rsidTr="00AB6F93">
        <w:tc>
          <w:tcPr>
            <w:tcW w:w="1343" w:type="dxa"/>
          </w:tcPr>
          <w:p w14:paraId="42FBFCD8" w14:textId="77777777" w:rsidR="00AB6F93" w:rsidRDefault="00AB6F93" w:rsidP="00AB6F93">
            <w:pPr>
              <w:rPr>
                <w:rtl/>
              </w:rPr>
            </w:pPr>
            <w:r>
              <w:rPr>
                <w:rFonts w:hint="cs"/>
                <w:rtl/>
              </w:rPr>
              <w:t>10</w:t>
            </w:r>
          </w:p>
        </w:tc>
        <w:tc>
          <w:tcPr>
            <w:tcW w:w="4395" w:type="dxa"/>
          </w:tcPr>
          <w:p w14:paraId="581FC821" w14:textId="77777777" w:rsidR="00AB6F93" w:rsidRDefault="00AB6F93" w:rsidP="00AB6F93">
            <w:pPr>
              <w:rPr>
                <w:rtl/>
              </w:rPr>
            </w:pPr>
            <w:r>
              <w:rPr>
                <w:rFonts w:hint="cs"/>
                <w:rtl/>
              </w:rPr>
              <w:t>שילוב של 2 נושאים מרשימה זו יחשבו ביחד לנושא מתקדם:</w:t>
            </w:r>
          </w:p>
        </w:tc>
        <w:tc>
          <w:tcPr>
            <w:tcW w:w="3507" w:type="dxa"/>
          </w:tcPr>
          <w:p w14:paraId="564D75C6" w14:textId="77777777" w:rsidR="00AB6F93" w:rsidRPr="007B6880" w:rsidRDefault="00AB6F93" w:rsidP="00AB6F93">
            <w:pPr>
              <w:rPr>
                <w:rtl/>
              </w:rPr>
            </w:pPr>
          </w:p>
        </w:tc>
      </w:tr>
      <w:tr w:rsidR="00AB6F93" w:rsidRPr="007B6880" w14:paraId="7B3947B4" w14:textId="77777777" w:rsidTr="00AB6F93">
        <w:tc>
          <w:tcPr>
            <w:tcW w:w="1343" w:type="dxa"/>
          </w:tcPr>
          <w:p w14:paraId="280B6C2B" w14:textId="77777777" w:rsidR="00AB6F93" w:rsidRDefault="00AB6F93" w:rsidP="00AB6F93">
            <w:pPr>
              <w:rPr>
                <w:rtl/>
              </w:rPr>
            </w:pPr>
          </w:p>
        </w:tc>
        <w:tc>
          <w:tcPr>
            <w:tcW w:w="4395" w:type="dxa"/>
          </w:tcPr>
          <w:p w14:paraId="5941812A" w14:textId="77777777" w:rsidR="00AB6F93" w:rsidRDefault="00AB6F93" w:rsidP="00AB6F93">
            <w:pPr>
              <w:pStyle w:val="ListParagraph"/>
              <w:numPr>
                <w:ilvl w:val="0"/>
                <w:numId w:val="16"/>
              </w:numPr>
              <w:ind w:left="360"/>
              <w:rPr>
                <w:rtl/>
              </w:rPr>
            </w:pPr>
            <w:r w:rsidRPr="00D61241">
              <w:t xml:space="preserve"> Shared Preference </w:t>
            </w:r>
          </w:p>
        </w:tc>
        <w:tc>
          <w:tcPr>
            <w:tcW w:w="3507" w:type="dxa"/>
          </w:tcPr>
          <w:p w14:paraId="41051667" w14:textId="44AD2E7D" w:rsidR="00AB6F93" w:rsidRPr="007B6880" w:rsidRDefault="00E11829" w:rsidP="00E11829">
            <w:pPr>
              <w:rPr>
                <w:rtl/>
              </w:rPr>
            </w:pPr>
            <w:r w:rsidRPr="00E11829">
              <w:t>LoginActivity.java</w:t>
            </w:r>
            <w:r>
              <w:rPr>
                <w:rFonts w:hint="cs"/>
                <w:rtl/>
              </w:rPr>
              <w:t xml:space="preserve">, </w:t>
            </w:r>
            <w:r w:rsidRPr="00E11829">
              <w:t>MainActivity.java</w:t>
            </w:r>
          </w:p>
        </w:tc>
      </w:tr>
    </w:tbl>
    <w:p w14:paraId="6CC46722" w14:textId="77777777" w:rsidR="007B6880" w:rsidRPr="007B6880" w:rsidRDefault="007B6880" w:rsidP="007B6880">
      <w:pPr>
        <w:rPr>
          <w:rtl/>
        </w:rPr>
      </w:pPr>
    </w:p>
    <w:p w14:paraId="45B57DB6" w14:textId="77777777" w:rsidR="007B6880" w:rsidRDefault="007B6880" w:rsidP="007B6880">
      <w:pPr>
        <w:spacing w:line="240" w:lineRule="auto"/>
        <w:jc w:val="left"/>
        <w:rPr>
          <w:rtl/>
        </w:rPr>
      </w:pPr>
    </w:p>
    <w:p w14:paraId="5EA47A6B" w14:textId="77777777" w:rsidR="007B6880" w:rsidRDefault="007B6880" w:rsidP="007B6880">
      <w:pPr>
        <w:bidi w:val="0"/>
        <w:spacing w:line="240" w:lineRule="auto"/>
        <w:jc w:val="left"/>
        <w:rPr>
          <w:rtl/>
        </w:rPr>
      </w:pPr>
      <w:r>
        <w:rPr>
          <w:rtl/>
        </w:rPr>
        <w:br w:type="page"/>
      </w:r>
    </w:p>
    <w:p w14:paraId="187D890D" w14:textId="57E0C5CC" w:rsidR="00014B15" w:rsidRPr="00014B15" w:rsidRDefault="00E03C36" w:rsidP="00292C54">
      <w:pPr>
        <w:pStyle w:val="Heading1"/>
        <w:rPr>
          <w:color w:val="0000FF"/>
        </w:rPr>
      </w:pPr>
      <w:bookmarkStart w:id="1" w:name="_Toc224567505"/>
      <w:r w:rsidRPr="00014B15">
        <w:rPr>
          <w:rFonts w:hint="cs"/>
          <w:rtl/>
        </w:rPr>
        <w:lastRenderedPageBreak/>
        <w:t>מבוא</w:t>
      </w:r>
      <w:bookmarkEnd w:id="1"/>
    </w:p>
    <w:p w14:paraId="22FF7C22" w14:textId="77777777" w:rsidR="00014B15" w:rsidRPr="00CB6BC7" w:rsidRDefault="00014B15" w:rsidP="00A07867">
      <w:pPr>
        <w:pStyle w:val="Heading2"/>
        <w:rPr>
          <w:rtl/>
        </w:rPr>
      </w:pPr>
      <w:bookmarkStart w:id="2" w:name="_Toc224567506"/>
      <w:r w:rsidRPr="00CB6BC7">
        <w:rPr>
          <w:rtl/>
        </w:rPr>
        <w:t>הרקע לפרוייקט</w:t>
      </w:r>
      <w:bookmarkEnd w:id="2"/>
    </w:p>
    <w:p w14:paraId="25B2E7F3" w14:textId="2686635E" w:rsidR="001566AE" w:rsidRDefault="00292C54" w:rsidP="001566AE">
      <w:pPr>
        <w:rPr>
          <w:rFonts w:ascii="David" w:hAnsi="David"/>
          <w:sz w:val="24"/>
          <w:rtl/>
        </w:rPr>
      </w:pPr>
      <w:r>
        <w:rPr>
          <w:rFonts w:ascii="David" w:hAnsi="David" w:hint="cs"/>
          <w:sz w:val="24"/>
          <w:rtl/>
        </w:rPr>
        <w:t xml:space="preserve">שם הפרויקט הוא </w:t>
      </w:r>
      <w:r w:rsidR="001566AE">
        <w:rPr>
          <w:rFonts w:ascii="David" w:hAnsi="David" w:hint="cs"/>
          <w:sz w:val="24"/>
          <w:rtl/>
        </w:rPr>
        <w:t>"</w:t>
      </w:r>
      <w:r w:rsidR="001566AE">
        <w:rPr>
          <w:rFonts w:ascii="David" w:hAnsi="David"/>
          <w:sz w:val="24"/>
        </w:rPr>
        <w:t>DOBBLE GAME</w:t>
      </w:r>
      <w:r w:rsidR="001566AE">
        <w:rPr>
          <w:rFonts w:ascii="David" w:hAnsi="David" w:hint="cs"/>
          <w:sz w:val="24"/>
          <w:rtl/>
        </w:rPr>
        <w:t>".</w:t>
      </w:r>
    </w:p>
    <w:p w14:paraId="7A31863D" w14:textId="7A3200FD" w:rsidR="003370B2" w:rsidRDefault="003370B2" w:rsidP="003370B2">
      <w:pPr>
        <w:rPr>
          <w:rFonts w:ascii="David" w:hAnsi="David"/>
          <w:sz w:val="24"/>
          <w:rtl/>
        </w:rPr>
      </w:pPr>
      <w:r>
        <w:rPr>
          <w:rFonts w:ascii="David" w:hAnsi="David" w:hint="cs"/>
          <w:sz w:val="24"/>
          <w:rtl/>
        </w:rPr>
        <w:t xml:space="preserve">הפרויקט הוא אפליקציה למכשירי אנדאוריד המממשת את אחד ממשחקי הקלפים האהובים עלי </w:t>
      </w:r>
      <w:r>
        <w:rPr>
          <w:rFonts w:ascii="David" w:hAnsi="David"/>
          <w:sz w:val="24"/>
          <w:rtl/>
        </w:rPr>
        <w:t>–</w:t>
      </w:r>
      <w:r>
        <w:rPr>
          <w:rFonts w:ascii="David" w:hAnsi="David" w:hint="cs"/>
          <w:sz w:val="24"/>
          <w:rtl/>
        </w:rPr>
        <w:t xml:space="preserve"> דאבל (</w:t>
      </w:r>
      <w:proofErr w:type="spellStart"/>
      <w:r>
        <w:rPr>
          <w:rFonts w:ascii="David" w:hAnsi="David"/>
          <w:sz w:val="24"/>
        </w:rPr>
        <w:t>Dobble</w:t>
      </w:r>
      <w:proofErr w:type="spellEnd"/>
      <w:r>
        <w:rPr>
          <w:rFonts w:ascii="David" w:hAnsi="David" w:hint="cs"/>
          <w:sz w:val="24"/>
          <w:rtl/>
        </w:rPr>
        <w:t>) בגרסה שיכולה לקשר בין כמה משתתפים בצורה מקוונת בזמן אמת. המערכת כוללת לקוח (</w:t>
      </w:r>
      <w:r>
        <w:rPr>
          <w:rFonts w:ascii="David" w:hAnsi="David"/>
          <w:sz w:val="24"/>
        </w:rPr>
        <w:t>Client</w:t>
      </w:r>
      <w:r>
        <w:rPr>
          <w:rFonts w:ascii="David" w:hAnsi="David" w:hint="cs"/>
          <w:sz w:val="24"/>
          <w:rtl/>
        </w:rPr>
        <w:t xml:space="preserve">) שנכתב בשפת </w:t>
      </w:r>
      <w:r>
        <w:rPr>
          <w:rFonts w:ascii="David" w:hAnsi="David"/>
          <w:sz w:val="24"/>
        </w:rPr>
        <w:t>Java</w:t>
      </w:r>
      <w:r>
        <w:rPr>
          <w:rFonts w:ascii="David" w:hAnsi="David" w:hint="cs"/>
          <w:sz w:val="24"/>
          <w:rtl/>
        </w:rPr>
        <w:t xml:space="preserve"> ב-</w:t>
      </w:r>
      <w:r>
        <w:rPr>
          <w:rFonts w:ascii="David" w:hAnsi="David"/>
          <w:sz w:val="24"/>
        </w:rPr>
        <w:t>Android Studio</w:t>
      </w:r>
      <w:r>
        <w:rPr>
          <w:rFonts w:ascii="David" w:hAnsi="David" w:hint="cs"/>
          <w:sz w:val="24"/>
          <w:rtl/>
        </w:rPr>
        <w:t xml:space="preserve">, ושרת שנכתב בשפת </w:t>
      </w:r>
      <w:r>
        <w:rPr>
          <w:rFonts w:ascii="David" w:hAnsi="David"/>
          <w:sz w:val="24"/>
        </w:rPr>
        <w:t>Python</w:t>
      </w:r>
      <w:r>
        <w:rPr>
          <w:rFonts w:ascii="David" w:hAnsi="David" w:hint="cs"/>
          <w:sz w:val="24"/>
          <w:rtl/>
        </w:rPr>
        <w:t xml:space="preserve">. השרת הוא זה שמנהל את המשחק, מחליט על החוקים, מסנכרן בין חדרים ובין המשתתפים ובודק את הלחיצות בזמן אמת באמצעות ספריית </w:t>
      </w:r>
      <w:r w:rsidRPr="003370B2">
        <w:rPr>
          <w:rFonts w:ascii="David" w:hAnsi="David"/>
          <w:sz w:val="24"/>
        </w:rPr>
        <w:t>Socket.IO</w:t>
      </w:r>
      <w:r>
        <w:rPr>
          <w:rFonts w:ascii="David" w:hAnsi="David" w:hint="cs"/>
          <w:sz w:val="24"/>
          <w:rtl/>
        </w:rPr>
        <w:t>. המערכת מאפשרת למשתמשים ליצור משתמש למשחק, להתחבר לאחד, ליצור חדר משחק, להכניס חברים באמצעות קוד של החדר ולשחק ביחד כשהנתונים האישיים וההיסטוריה של המשחקים נשמרים ב-</w:t>
      </w:r>
      <w:r>
        <w:rPr>
          <w:rFonts w:ascii="David" w:hAnsi="David"/>
          <w:sz w:val="24"/>
        </w:rPr>
        <w:t>firebase</w:t>
      </w:r>
      <w:r>
        <w:rPr>
          <w:rFonts w:ascii="David" w:hAnsi="David" w:hint="cs"/>
          <w:sz w:val="24"/>
          <w:rtl/>
        </w:rPr>
        <w:t>.</w:t>
      </w:r>
    </w:p>
    <w:p w14:paraId="684038D4" w14:textId="7CF7669D" w:rsidR="003370B2" w:rsidRDefault="003370B2" w:rsidP="003370B2">
      <w:pPr>
        <w:rPr>
          <w:rFonts w:ascii="David" w:hAnsi="David"/>
          <w:sz w:val="24"/>
          <w:rtl/>
        </w:rPr>
      </w:pPr>
      <w:r>
        <w:rPr>
          <w:rFonts w:ascii="David" w:hAnsi="David" w:hint="cs"/>
          <w:sz w:val="24"/>
          <w:rtl/>
        </w:rPr>
        <w:t xml:space="preserve">כל אחד מוזמן לבוא ולנסות את המשחק בין אם זה </w:t>
      </w:r>
      <w:r w:rsidR="00D70B54">
        <w:rPr>
          <w:rFonts w:ascii="David" w:hAnsi="David" w:hint="cs"/>
          <w:sz w:val="24"/>
          <w:rtl/>
        </w:rPr>
        <w:t>אנשים האוהבים משחקים קופסא, ילדים ומבוגרים שמחפשים משחק שהוא קל להבנה אך מהיר ותחרותי שאפשר לשחק עם חברים או משפחה מרחוק בלי הצורך לנוכחות פיזית ובחפיסת קלפים אמיתית.</w:t>
      </w:r>
    </w:p>
    <w:p w14:paraId="4087E734" w14:textId="31785795" w:rsidR="00D70B54" w:rsidRDefault="00D70B54" w:rsidP="003370B2">
      <w:pPr>
        <w:rPr>
          <w:rFonts w:ascii="David" w:hAnsi="David" w:hint="cs"/>
          <w:sz w:val="24"/>
          <w:rtl/>
        </w:rPr>
      </w:pPr>
      <w:r>
        <w:rPr>
          <w:rFonts w:ascii="David" w:hAnsi="David" w:hint="cs"/>
          <w:sz w:val="24"/>
          <w:rtl/>
        </w:rPr>
        <w:t>בחרתי בנושא הזה לפרויקט בגלל שדאבל זה אחד המשחקי קופסא האהובים עלי שיש לו רקע מעולם המתמטיקה. בין כל שני קלפים יש בדיוק סמל אחד זהה וזה מבוסס על עקרון גיאומטרי שרשום עליו גם בהוראות של המשחק האמיתי. בנוסף רציתי לעשות פרויקט שיהיה לי כמשחק שאני יוכל לשתף עם חברים ועם הרעיון של דאבל זה היה מצויין שאני אעשה זאת כפרויקט סוף.</w:t>
      </w:r>
    </w:p>
    <w:p w14:paraId="107CB814" w14:textId="77777777" w:rsidR="00A07867" w:rsidRDefault="00A07867" w:rsidP="00A07867">
      <w:pPr>
        <w:pStyle w:val="Heading2"/>
        <w:spacing w:line="360" w:lineRule="auto"/>
        <w:rPr>
          <w:rtl/>
        </w:rPr>
      </w:pPr>
      <w:bookmarkStart w:id="3" w:name="_Toc224567507"/>
      <w:r w:rsidRPr="001368EB">
        <w:rPr>
          <w:rFonts w:hint="cs"/>
          <w:rtl/>
        </w:rPr>
        <w:t>מטרת המערכת</w:t>
      </w:r>
      <w:bookmarkEnd w:id="3"/>
    </w:p>
    <w:p w14:paraId="4684591B" w14:textId="74D13666" w:rsidR="00D70B54" w:rsidRDefault="00D70B54" w:rsidP="00D70B54">
      <w:pPr>
        <w:rPr>
          <w:rtl/>
        </w:rPr>
      </w:pPr>
      <w:r>
        <w:rPr>
          <w:rFonts w:hint="cs"/>
          <w:rtl/>
        </w:rPr>
        <w:t xml:space="preserve">המטרה של המערכת היא לתת לשחקנים להינות מהמשחק האהוב לא רק כשניפגשים פנים אל פנים עם </w:t>
      </w:r>
      <w:r w:rsidR="00C42C9A">
        <w:rPr>
          <w:rFonts w:hint="cs"/>
          <w:rtl/>
        </w:rPr>
        <w:t>קלפים ממשיים אלא גם להינות מהתחרותיות כאשר השחקנים נמצאים במקומות שונים.</w:t>
      </w:r>
    </w:p>
    <w:p w14:paraId="1A46EF7D" w14:textId="530D7EC3" w:rsidR="00C42C9A" w:rsidRDefault="00C42C9A" w:rsidP="00D70B54">
      <w:pPr>
        <w:rPr>
          <w:rtl/>
        </w:rPr>
      </w:pPr>
      <w:r>
        <w:rPr>
          <w:rFonts w:hint="cs"/>
          <w:rtl/>
        </w:rPr>
        <w:t>עבור המשתמש זה יוצר לו חווית משחק פשוטה שבה הוא יכול להתחבר למשתמש שלו ותוך שניות ליצור חדש ולהכניס את חבר שלו אליו בצורה קלה ומהירה. במהלך המשחק כאשר השחקנים בוחרים את הסמל המתאים בין שני הקלפים התשובה נקלטת בצורה מהירה ככה שלא יהיה תקיעות או ספק במי שניצח בסיבוב.</w:t>
      </w:r>
    </w:p>
    <w:p w14:paraId="6366E068" w14:textId="5DF202B3" w:rsidR="00C42C9A" w:rsidRPr="00C42C9A" w:rsidRDefault="00C42C9A" w:rsidP="00C42C9A">
      <w:r>
        <w:rPr>
          <w:rFonts w:hint="cs"/>
          <w:rtl/>
        </w:rPr>
        <w:t>המשחק עצמו:</w:t>
      </w:r>
    </w:p>
    <w:p w14:paraId="485063FA" w14:textId="5764B47A" w:rsidR="00C42C9A" w:rsidRDefault="00C42C9A" w:rsidP="00C42C9A">
      <w:pPr>
        <w:pStyle w:val="ListParagraph"/>
        <w:numPr>
          <w:ilvl w:val="0"/>
          <w:numId w:val="20"/>
        </w:numPr>
      </w:pPr>
      <w:r>
        <w:rPr>
          <w:rFonts w:hint="cs"/>
          <w:rtl/>
        </w:rPr>
        <w:t>חפישת קלפים:</w:t>
      </w:r>
      <w:r>
        <w:t xml:space="preserve"> </w:t>
      </w:r>
      <w:r>
        <w:rPr>
          <w:rFonts w:hint="cs"/>
          <w:rtl/>
        </w:rPr>
        <w:t xml:space="preserve">החפישה מורכבת ממספר קלפים שעל כל </w:t>
      </w:r>
      <w:r w:rsidR="00F3485B">
        <w:rPr>
          <w:rFonts w:hint="cs"/>
          <w:rtl/>
        </w:rPr>
        <w:t>אחד מהם 8 סמלים שונים.</w:t>
      </w:r>
    </w:p>
    <w:p w14:paraId="5694ADE0" w14:textId="4F7866B0" w:rsidR="00F3485B" w:rsidRDefault="00F3485B" w:rsidP="00C42C9A">
      <w:pPr>
        <w:pStyle w:val="ListParagraph"/>
        <w:numPr>
          <w:ilvl w:val="0"/>
          <w:numId w:val="20"/>
        </w:numPr>
      </w:pPr>
      <w:r>
        <w:rPr>
          <w:rFonts w:hint="cs"/>
          <w:rtl/>
        </w:rPr>
        <w:t>החוק המרכזי: בין כל שני קלפים בחפיסה קיים תמיד סמל אחד משותף (הסמל יכול להופיע בגדלים שונים, אך הוא לא תמיד סמל).</w:t>
      </w:r>
    </w:p>
    <w:p w14:paraId="305710B4" w14:textId="57795521" w:rsidR="00F3485B" w:rsidRDefault="00F3485B" w:rsidP="00C42C9A">
      <w:pPr>
        <w:pStyle w:val="ListParagraph"/>
        <w:numPr>
          <w:ilvl w:val="0"/>
          <w:numId w:val="20"/>
        </w:numPr>
      </w:pPr>
      <w:r>
        <w:rPr>
          <w:rFonts w:hint="cs"/>
          <w:rtl/>
        </w:rPr>
        <w:t>מהלך הסיבוב:</w:t>
      </w:r>
      <w:r>
        <w:t xml:space="preserve"> </w:t>
      </w:r>
      <w:r>
        <w:rPr>
          <w:rFonts w:hint="cs"/>
          <w:rtl/>
        </w:rPr>
        <w:t>על המסך מוצג קלף מרכזי וקלף אישי של השחקן.</w:t>
      </w:r>
    </w:p>
    <w:p w14:paraId="4533EB5F" w14:textId="35F79CDB" w:rsidR="00F3485B" w:rsidRDefault="00F3485B" w:rsidP="00C42C9A">
      <w:pPr>
        <w:pStyle w:val="ListParagraph"/>
        <w:numPr>
          <w:ilvl w:val="0"/>
          <w:numId w:val="20"/>
        </w:numPr>
      </w:pPr>
      <w:r>
        <w:rPr>
          <w:rFonts w:hint="cs"/>
          <w:rtl/>
        </w:rPr>
        <w:t>המטרה: השחקן צריך להביט במהירות בשני הקלפים ולמצוא את הסמל המשותף היחיד ביניהם וללחוץ עליו.</w:t>
      </w:r>
    </w:p>
    <w:p w14:paraId="53B36C57" w14:textId="58306FEC" w:rsidR="00F3485B" w:rsidRPr="00D70B54" w:rsidRDefault="00F3485B" w:rsidP="00C42C9A">
      <w:pPr>
        <w:pStyle w:val="ListParagraph"/>
        <w:numPr>
          <w:ilvl w:val="0"/>
          <w:numId w:val="20"/>
        </w:numPr>
        <w:rPr>
          <w:rtl/>
        </w:rPr>
      </w:pPr>
      <w:r>
        <w:rPr>
          <w:rFonts w:hint="cs"/>
          <w:rtl/>
        </w:rPr>
        <w:t>נקודות וניצחון: השחקן הראשון שמזהה נכון את הסמל ולוחץ עליו מקבל נקודה והקלפים המרכזיים והאישיים משתנים. השחקן שזיהה את יותר פעמים את הסמל הזהה ראשון הוא המנצח.</w:t>
      </w:r>
    </w:p>
    <w:p w14:paraId="70F77805" w14:textId="77777777" w:rsidR="00A07867" w:rsidRDefault="00A07867" w:rsidP="00A07867">
      <w:pPr>
        <w:pStyle w:val="Heading2"/>
        <w:spacing w:line="360" w:lineRule="auto"/>
        <w:rPr>
          <w:rtl/>
        </w:rPr>
      </w:pPr>
      <w:bookmarkStart w:id="4" w:name="_Toc224567508"/>
      <w:r w:rsidRPr="001368EB">
        <w:rPr>
          <w:rFonts w:hint="cs"/>
          <w:rtl/>
        </w:rPr>
        <w:t>יכולות המערכת</w:t>
      </w:r>
      <w:bookmarkEnd w:id="4"/>
      <w:r w:rsidRPr="001368EB">
        <w:rPr>
          <w:rFonts w:hint="cs"/>
          <w:rtl/>
        </w:rPr>
        <w:t xml:space="preserve"> </w:t>
      </w:r>
    </w:p>
    <w:p w14:paraId="5A868652" w14:textId="6304FC4F" w:rsidR="00F3485B" w:rsidRDefault="00F3485B" w:rsidP="00F3485B">
      <w:pPr>
        <w:pStyle w:val="ListParagraph"/>
        <w:numPr>
          <w:ilvl w:val="0"/>
          <w:numId w:val="21"/>
        </w:numPr>
      </w:pPr>
      <w:r>
        <w:rPr>
          <w:rFonts w:hint="cs"/>
          <w:rtl/>
        </w:rPr>
        <w:t xml:space="preserve">ניהול משתמשים: אפשרות להרשמה, להתחברות ואימות משתמשים של השחקנים עם השרת באמצעות </w:t>
      </w:r>
      <w:r w:rsidRPr="00F3485B">
        <w:t>Firebase Authentication</w:t>
      </w:r>
      <w:r>
        <w:rPr>
          <w:rFonts w:hint="cs"/>
          <w:rtl/>
        </w:rPr>
        <w:t>.</w:t>
      </w:r>
    </w:p>
    <w:p w14:paraId="123A1D40" w14:textId="7C162597" w:rsidR="00F3485B" w:rsidRDefault="006A3ABE" w:rsidP="00F3485B">
      <w:pPr>
        <w:pStyle w:val="ListParagraph"/>
        <w:numPr>
          <w:ilvl w:val="0"/>
          <w:numId w:val="21"/>
        </w:numPr>
      </w:pPr>
      <w:r>
        <w:rPr>
          <w:rFonts w:hint="cs"/>
          <w:rtl/>
        </w:rPr>
        <w:t>מערכת חדרים: אפשרות ליצירת חדר והצטרפות של משתמשים אחרים באמצעות קוד מיוחד.</w:t>
      </w:r>
    </w:p>
    <w:p w14:paraId="22753CF4" w14:textId="32D11804" w:rsidR="006A3ABE" w:rsidRDefault="006A3ABE" w:rsidP="00F3485B">
      <w:pPr>
        <w:pStyle w:val="ListParagraph"/>
        <w:numPr>
          <w:ilvl w:val="0"/>
          <w:numId w:val="21"/>
        </w:numPr>
      </w:pPr>
      <w:r>
        <w:rPr>
          <w:rFonts w:hint="cs"/>
          <w:rtl/>
        </w:rPr>
        <w:lastRenderedPageBreak/>
        <w:t>סנכרון של המשתמשים במהלך המשחק: תמיכה במשחק של שני שחקנים על אותו חדר עם עדכוני מסך מיידיים.</w:t>
      </w:r>
    </w:p>
    <w:p w14:paraId="172AD960" w14:textId="502E3DEF" w:rsidR="006A3ABE" w:rsidRDefault="006A3ABE" w:rsidP="00F3485B">
      <w:pPr>
        <w:pStyle w:val="ListParagraph"/>
        <w:numPr>
          <w:ilvl w:val="0"/>
          <w:numId w:val="21"/>
        </w:numPr>
      </w:pPr>
      <w:r>
        <w:rPr>
          <w:rFonts w:hint="cs"/>
          <w:rtl/>
        </w:rPr>
        <w:t>בדיקת ניחושים: השרת מוודא אם הסמל עליו לחץ השחקן הוא הסמל המשותף בשביל למנוע רמאויות או לחיצות שגויות.</w:t>
      </w:r>
    </w:p>
    <w:p w14:paraId="522A129D" w14:textId="2C32D2EF" w:rsidR="006A3ABE" w:rsidRDefault="006A3ABE" w:rsidP="00F3485B">
      <w:pPr>
        <w:pStyle w:val="ListParagraph"/>
        <w:numPr>
          <w:ilvl w:val="0"/>
          <w:numId w:val="21"/>
        </w:numPr>
      </w:pPr>
      <w:r>
        <w:rPr>
          <w:rFonts w:hint="cs"/>
          <w:rtl/>
        </w:rPr>
        <w:t>ניהול חפישת קלפים משתנה: השרת מגריל את הקלפים מתוך קובץ הנתונים ומחלק לכל שחקן את הקלף שלו.</w:t>
      </w:r>
    </w:p>
    <w:p w14:paraId="17ED7E61" w14:textId="4156C398" w:rsidR="006A3ABE" w:rsidRDefault="006A3ABE" w:rsidP="006A3ABE">
      <w:pPr>
        <w:pStyle w:val="ListParagraph"/>
        <w:numPr>
          <w:ilvl w:val="0"/>
          <w:numId w:val="21"/>
        </w:numPr>
      </w:pPr>
      <w:r>
        <w:rPr>
          <w:rFonts w:hint="cs"/>
          <w:rtl/>
        </w:rPr>
        <w:t xml:space="preserve">טבלת היסטורית משחקים: הצגת המשחקים של המשתמש בעזרת </w:t>
      </w:r>
      <w:proofErr w:type="spellStart"/>
      <w:r w:rsidRPr="006A3ABE">
        <w:t>RecyclerView</w:t>
      </w:r>
      <w:proofErr w:type="spellEnd"/>
      <w:r>
        <w:rPr>
          <w:rFonts w:hint="cs"/>
          <w:rtl/>
        </w:rPr>
        <w:t>.</w:t>
      </w:r>
    </w:p>
    <w:p w14:paraId="1986A2EB" w14:textId="2A8F4C61" w:rsidR="006A3ABE" w:rsidRPr="00F3485B" w:rsidRDefault="002176BF" w:rsidP="002176BF">
      <w:pPr>
        <w:pStyle w:val="ListParagraph"/>
        <w:numPr>
          <w:ilvl w:val="0"/>
          <w:numId w:val="21"/>
        </w:numPr>
        <w:rPr>
          <w:rtl/>
        </w:rPr>
      </w:pPr>
      <w:r>
        <w:rPr>
          <w:rFonts w:hint="cs"/>
          <w:rtl/>
        </w:rPr>
        <w:t>מערכת שמירת נתונים (</w:t>
      </w:r>
      <w:r w:rsidRPr="002176BF">
        <w:t>Session Persistence</w:t>
      </w:r>
      <w:r>
        <w:rPr>
          <w:rFonts w:hint="cs"/>
          <w:rtl/>
        </w:rPr>
        <w:t>): שימוש ב-</w:t>
      </w:r>
      <w:r w:rsidRPr="002176BF">
        <w:t xml:space="preserve"> </w:t>
      </w:r>
      <w:proofErr w:type="spellStart"/>
      <w:r w:rsidRPr="002176BF">
        <w:t>SharedPreferences</w:t>
      </w:r>
      <w:proofErr w:type="spellEnd"/>
      <w:r>
        <w:rPr>
          <w:rFonts w:hint="cs"/>
          <w:rtl/>
        </w:rPr>
        <w:t>לשמירת הנתונים של המשתמש על מנת להקל ולמנוע את הצורך להקליד את האימייל והסיסמה בכל פעם שהוא מפעיל את האפליקציה מחדש.</w:t>
      </w:r>
    </w:p>
    <w:p w14:paraId="5B1CFF9D" w14:textId="77777777" w:rsidR="00014B15" w:rsidRDefault="00014B15" w:rsidP="00A07867">
      <w:pPr>
        <w:pStyle w:val="Heading2"/>
        <w:rPr>
          <w:rtl/>
        </w:rPr>
      </w:pPr>
      <w:bookmarkStart w:id="5" w:name="_Toc224567509"/>
      <w:r w:rsidRPr="00CB6BC7">
        <w:rPr>
          <w:rtl/>
        </w:rPr>
        <w:t>תהליך המחקר</w:t>
      </w:r>
      <w:bookmarkEnd w:id="5"/>
    </w:p>
    <w:p w14:paraId="1BE40867" w14:textId="77777777" w:rsidR="00263DC6" w:rsidRDefault="002176BF" w:rsidP="00A171F9">
      <w:pPr>
        <w:pStyle w:val="ListParagraph"/>
        <w:numPr>
          <w:ilvl w:val="0"/>
          <w:numId w:val="22"/>
        </w:numPr>
      </w:pPr>
      <w:r>
        <w:rPr>
          <w:rFonts w:hint="cs"/>
          <w:rtl/>
        </w:rPr>
        <w:t>מחקר על תחום הידע</w:t>
      </w:r>
      <w:r w:rsidR="00A171F9">
        <w:rPr>
          <w:rFonts w:hint="cs"/>
          <w:rtl/>
        </w:rPr>
        <w:t xml:space="preserve">: </w:t>
      </w:r>
    </w:p>
    <w:p w14:paraId="3BA66B3D" w14:textId="637BB538" w:rsidR="002176BF" w:rsidRDefault="00A171F9" w:rsidP="00263DC6">
      <w:pPr>
        <w:pStyle w:val="ListParagraph"/>
      </w:pPr>
      <w:r>
        <w:rPr>
          <w:rFonts w:hint="cs"/>
          <w:rtl/>
        </w:rPr>
        <w:t>הייתי צריך לחשוב איך אני לוקח את הקלפים הממשיים והופך אותם לצורה שבה השרת יוכל לקרוא. אחרי שבדקתי כמה צורות אפשריות החלטתי שהפתרון הכי מהיר וקל יהיה לחלק כל קלף ל-9 אזורים (למעלה-שמאלה, למעלה-אמצע, למעלה-ימינה</w:t>
      </w:r>
      <w:r w:rsidR="00263DC6">
        <w:rPr>
          <w:rFonts w:hint="cs"/>
          <w:rtl/>
        </w:rPr>
        <w:t>, אמצע-ימינה...</w:t>
      </w:r>
      <w:r>
        <w:rPr>
          <w:rFonts w:hint="cs"/>
          <w:rtl/>
        </w:rPr>
        <w:t>)</w:t>
      </w:r>
      <w:r w:rsidR="00263DC6">
        <w:rPr>
          <w:rFonts w:hint="cs"/>
          <w:rtl/>
        </w:rPr>
        <w:t xml:space="preserve">, כך שבכל אזור יהיה סמל אחר. בתוך קובץ בפורמט </w:t>
      </w:r>
      <w:proofErr w:type="spellStart"/>
      <w:r w:rsidR="00263DC6">
        <w:t>json</w:t>
      </w:r>
      <w:proofErr w:type="spellEnd"/>
      <w:r w:rsidR="00263DC6">
        <w:rPr>
          <w:rFonts w:hint="cs"/>
          <w:rtl/>
        </w:rPr>
        <w:t xml:space="preserve"> הכנסתי ידנית בכל אזור איזה סמל יש ככה שהשרת יכול לזהות בקלות את הסמלים ולהתאים ביניהם. </w:t>
      </w:r>
    </w:p>
    <w:p w14:paraId="0A3ECFFE" w14:textId="22521CD1" w:rsidR="00263DC6" w:rsidRDefault="00263DC6" w:rsidP="00263DC6">
      <w:pPr>
        <w:pStyle w:val="ListParagraph"/>
        <w:rPr>
          <w:rFonts w:ascii="David" w:hAnsi="David"/>
          <w:sz w:val="24"/>
          <w:rtl/>
        </w:rPr>
      </w:pPr>
      <w:r>
        <w:rPr>
          <w:rFonts w:hint="cs"/>
          <w:rtl/>
        </w:rPr>
        <w:t xml:space="preserve">בנוסף היה צריך למצוא פרוטוקול מתאים לתקשורת בין השרת והלקוח. </w:t>
      </w:r>
      <w:r>
        <w:t>HTTP</w:t>
      </w:r>
      <w:r>
        <w:rPr>
          <w:rFonts w:hint="cs"/>
          <w:rtl/>
        </w:rPr>
        <w:t xml:space="preserve"> לא מתאים משום שהוא בקשה ותגובה בלי תקשורת שמתאימה למשחק בעל כמה משתמשים זה למה חיפשתי פרוטוקל אחר שמתאים ומצאתי את ספריית </w:t>
      </w:r>
      <w:r w:rsidRPr="003370B2">
        <w:rPr>
          <w:rFonts w:ascii="David" w:hAnsi="David"/>
          <w:sz w:val="24"/>
        </w:rPr>
        <w:t>Socket.IO</w:t>
      </w:r>
      <w:r>
        <w:rPr>
          <w:rFonts w:ascii="David" w:hAnsi="David" w:hint="cs"/>
          <w:sz w:val="24"/>
          <w:rtl/>
        </w:rPr>
        <w:t>.</w:t>
      </w:r>
    </w:p>
    <w:p w14:paraId="0D9810D9" w14:textId="6EDF677D" w:rsidR="00263DC6" w:rsidRDefault="00263DC6" w:rsidP="00263DC6">
      <w:pPr>
        <w:pStyle w:val="ListParagraph"/>
        <w:numPr>
          <w:ilvl w:val="0"/>
          <w:numId w:val="22"/>
        </w:numPr>
      </w:pPr>
      <w:r>
        <w:rPr>
          <w:rFonts w:hint="cs"/>
          <w:rtl/>
        </w:rPr>
        <w:t>עבודת שטח וסקירת שוק:</w:t>
      </w:r>
    </w:p>
    <w:p w14:paraId="7F50AFC2" w14:textId="44C161C3" w:rsidR="00263DC6" w:rsidRDefault="00263DC6" w:rsidP="00263DC6">
      <w:pPr>
        <w:pStyle w:val="ListParagraph"/>
        <w:rPr>
          <w:rtl/>
        </w:rPr>
      </w:pPr>
      <w:r>
        <w:rPr>
          <w:rFonts w:hint="cs"/>
          <w:rtl/>
        </w:rPr>
        <w:t xml:space="preserve">בעולם קיימות הרבה אפליקציות לוח וקלפים ויש גם כאלה עם משחק </w:t>
      </w:r>
      <w:r w:rsidR="00636141">
        <w:rPr>
          <w:rFonts w:hint="cs"/>
          <w:rtl/>
        </w:rPr>
        <w:t>הדאבל אבל האפליקציות האלה כבדות יחסית ועם פרסומות. שלי מתרכזת רק במשחק האהוב דאבל והיא מאוד קלה להפעלה ללא צורך במערכת חברים מורכבת. רק לשלוח קוד של חדר ולהתחיל את המשחק.</w:t>
      </w:r>
    </w:p>
    <w:p w14:paraId="5853EEF5" w14:textId="2CABA12E" w:rsidR="00636141" w:rsidRDefault="00636141" w:rsidP="00636141">
      <w:pPr>
        <w:pStyle w:val="ListParagraph"/>
        <w:numPr>
          <w:ilvl w:val="0"/>
          <w:numId w:val="22"/>
        </w:numPr>
      </w:pPr>
      <w:r>
        <w:rPr>
          <w:rFonts w:hint="cs"/>
          <w:rtl/>
        </w:rPr>
        <w:t>פירוט טכנולוגיות שהשתמשתי שאינן חלק מתכנית הלימודים:</w:t>
      </w:r>
    </w:p>
    <w:p w14:paraId="478ABD1C" w14:textId="36B0A281" w:rsidR="00636141" w:rsidRDefault="00636141" w:rsidP="00636141">
      <w:pPr>
        <w:pStyle w:val="ListParagraph"/>
        <w:numPr>
          <w:ilvl w:val="0"/>
          <w:numId w:val="24"/>
        </w:numPr>
      </w:pPr>
      <w:r>
        <w:t>Python</w:t>
      </w:r>
      <w:r>
        <w:rPr>
          <w:rFonts w:hint="cs"/>
          <w:rtl/>
        </w:rPr>
        <w:t xml:space="preserve"> </w:t>
      </w:r>
      <w:r>
        <w:rPr>
          <w:rtl/>
        </w:rPr>
        <w:t>–</w:t>
      </w:r>
      <w:r>
        <w:rPr>
          <w:rFonts w:hint="cs"/>
          <w:rtl/>
        </w:rPr>
        <w:t xml:space="preserve"> שפת תכנות שלא לומדים אותה בתוכנית הלימודים. השתמשתי בה לבניית השרת.</w:t>
      </w:r>
    </w:p>
    <w:p w14:paraId="705AD110" w14:textId="0CB13E57" w:rsidR="00636141" w:rsidRDefault="00636141" w:rsidP="00636141">
      <w:pPr>
        <w:pStyle w:val="ListParagraph"/>
        <w:numPr>
          <w:ilvl w:val="0"/>
          <w:numId w:val="24"/>
        </w:numPr>
      </w:pPr>
      <w:r w:rsidRPr="00636141">
        <w:t>Socket.IO</w:t>
      </w:r>
      <w:r>
        <w:rPr>
          <w:rFonts w:hint="cs"/>
          <w:rtl/>
        </w:rPr>
        <w:t xml:space="preserve"> </w:t>
      </w:r>
      <w:r>
        <w:rPr>
          <w:rtl/>
        </w:rPr>
        <w:t>–</w:t>
      </w:r>
      <w:r>
        <w:rPr>
          <w:rFonts w:hint="cs"/>
          <w:rtl/>
        </w:rPr>
        <w:t xml:space="preserve"> ספרייה מתקדמת המבוססת על </w:t>
      </w:r>
      <w:proofErr w:type="spellStart"/>
      <w:r w:rsidRPr="00636141">
        <w:t>WebSockets</w:t>
      </w:r>
      <w:proofErr w:type="spellEnd"/>
      <w:r>
        <w:rPr>
          <w:rFonts w:hint="cs"/>
          <w:rtl/>
        </w:rPr>
        <w:t>. היא נותנת לנו את האפשרות לשלוח ולקבל הודעות, להתמודד עם ניתוקים ועוד בזמן אמת ולנהל חדרים בצד השרת.</w:t>
      </w:r>
    </w:p>
    <w:p w14:paraId="5BD9F21B" w14:textId="69726004" w:rsidR="00636141" w:rsidRDefault="00636141" w:rsidP="00636141">
      <w:pPr>
        <w:pStyle w:val="ListParagraph"/>
        <w:numPr>
          <w:ilvl w:val="0"/>
          <w:numId w:val="24"/>
        </w:numPr>
        <w:rPr>
          <w:rtl/>
        </w:rPr>
      </w:pPr>
      <w:r w:rsidRPr="00636141">
        <w:t xml:space="preserve">Cloud </w:t>
      </w:r>
      <w:proofErr w:type="spellStart"/>
      <w:r w:rsidRPr="00636141">
        <w:t>Firestore</w:t>
      </w:r>
      <w:proofErr w:type="spellEnd"/>
      <w:r>
        <w:rPr>
          <w:rFonts w:hint="cs"/>
          <w:rtl/>
        </w:rPr>
        <w:t xml:space="preserve"> </w:t>
      </w:r>
      <w:r>
        <w:rPr>
          <w:rtl/>
        </w:rPr>
        <w:t>–</w:t>
      </w:r>
      <w:r>
        <w:rPr>
          <w:rFonts w:hint="cs"/>
          <w:rtl/>
        </w:rPr>
        <w:t xml:space="preserve"> בשרת פייתון השתמשנו בו כדי לקרוא ולכתוב נתונים לתוך הענן לגבי משחקים שהיו למשתמשים.</w:t>
      </w:r>
    </w:p>
    <w:p w14:paraId="3C635900" w14:textId="77777777" w:rsidR="00014B15" w:rsidRDefault="00014B15" w:rsidP="00014B15">
      <w:pPr>
        <w:pStyle w:val="Heading3"/>
        <w:rPr>
          <w:rtl/>
        </w:rPr>
      </w:pPr>
      <w:bookmarkStart w:id="6" w:name="_Toc224567510"/>
      <w:r w:rsidRPr="00CB6BC7">
        <w:rPr>
          <w:rtl/>
        </w:rPr>
        <w:t>אתגרים מרכזיים</w:t>
      </w:r>
      <w:bookmarkEnd w:id="6"/>
      <w:r w:rsidRPr="00CB6BC7">
        <w:rPr>
          <w:rtl/>
        </w:rPr>
        <w:t xml:space="preserve"> </w:t>
      </w:r>
    </w:p>
    <w:p w14:paraId="71393969" w14:textId="77777777" w:rsidR="00DB6897" w:rsidRDefault="00636141" w:rsidP="00DB6897">
      <w:pPr>
        <w:rPr>
          <w:rtl/>
        </w:rPr>
      </w:pPr>
      <w:r>
        <w:rPr>
          <w:rFonts w:hint="cs"/>
          <w:rtl/>
        </w:rPr>
        <w:t xml:space="preserve">במשחק דאבל מי שמהיר יותר הוא זה שמנצח והבעיה המרכזית הייתה </w:t>
      </w:r>
      <w:r w:rsidR="008C6A5C">
        <w:rPr>
          <w:rFonts w:hint="cs"/>
          <w:rtl/>
        </w:rPr>
        <w:t xml:space="preserve">מה יקרה אם שני השחקנים לחצו על הסמל הנכון כמעט באותה המילישניה. אם היינו עושים שהלוגיקה הייתה מתנהלת בצד של הלקוח, כל אחד מהם היה יכול לחשוב שהוא ניצח. </w:t>
      </w:r>
    </w:p>
    <w:p w14:paraId="4D690B80" w14:textId="161A5F59" w:rsidR="00636141" w:rsidRDefault="008C6A5C" w:rsidP="00DB6897">
      <w:pPr>
        <w:rPr>
          <w:rtl/>
        </w:rPr>
      </w:pPr>
      <w:r>
        <w:rPr>
          <w:rFonts w:hint="cs"/>
          <w:rtl/>
        </w:rPr>
        <w:t>לכן עשיתי כך שהלקוח רק מדווח לשרת על הלחיצה של המשתמש והשרת קובע מי ניצח בצורה אמינה. הלוגיקה בשרת עובדת ככה שהיא מקבלת</w:t>
      </w:r>
      <w:r w:rsidR="00DB6897">
        <w:rPr>
          <w:rFonts w:hint="cs"/>
          <w:rtl/>
        </w:rPr>
        <w:t xml:space="preserve"> את הניחוש הראשון שמגיע אליה לא משנה מאיזה שחקן וחוסמת את הניחוש השני ככה שלא יהיה ספ</w:t>
      </w:r>
      <w:r w:rsidR="0087410E">
        <w:rPr>
          <w:rFonts w:hint="cs"/>
          <w:rtl/>
        </w:rPr>
        <w:t>ק</w:t>
      </w:r>
      <w:r w:rsidR="00DB6897">
        <w:rPr>
          <w:rFonts w:hint="cs"/>
          <w:rtl/>
        </w:rPr>
        <w:t xml:space="preserve"> מי ענה קודם.</w:t>
      </w:r>
    </w:p>
    <w:p w14:paraId="50DC8D7C" w14:textId="2F987F2E" w:rsidR="00014B15" w:rsidRDefault="005D3105" w:rsidP="0087410E">
      <w:pPr>
        <w:rPr>
          <w:rFonts w:ascii="David" w:hAnsi="David"/>
          <w:sz w:val="24"/>
          <w:rtl/>
        </w:rPr>
      </w:pPr>
      <w:r>
        <w:rPr>
          <w:rFonts w:hint="cs"/>
          <w:rtl/>
        </w:rPr>
        <w:t>פתרונות כמו לקוח אחד שמשמש כמנהל נפסלו בגלל שהבעיה המרכזית עדיין הייתה יכול</w:t>
      </w:r>
      <w:r w:rsidR="0087410E">
        <w:rPr>
          <w:rFonts w:hint="cs"/>
          <w:rtl/>
        </w:rPr>
        <w:t xml:space="preserve">ה להתממש כי הלקוח שהוא גם השרת יכול לקלוט את התשובה שלו לפני כי לקח להודעה של הלקוח השני זמן להגיע. </w:t>
      </w:r>
      <w:r w:rsidR="0087410E">
        <w:rPr>
          <w:rFonts w:hint="cs"/>
          <w:rtl/>
        </w:rPr>
        <w:lastRenderedPageBreak/>
        <w:t>שימוש ב-</w:t>
      </w:r>
      <w:r w:rsidR="0087410E" w:rsidRPr="0087410E">
        <w:t xml:space="preserve"> </w:t>
      </w:r>
      <w:r w:rsidR="0087410E" w:rsidRPr="0087410E">
        <w:t>Firebase</w:t>
      </w:r>
      <w:r w:rsidR="0087410E">
        <w:rPr>
          <w:rFonts w:hint="cs"/>
          <w:rtl/>
        </w:rPr>
        <w:t xml:space="preserve"> גם לא היה מתאים כי עם שני הלקוחות ששולחים אליו הודעות זה היה לוקח הרבה זמם יחסית ולא מתאים למשחק מהיר.</w:t>
      </w:r>
    </w:p>
    <w:p w14:paraId="27A872DC" w14:textId="77777777" w:rsidR="0087410E" w:rsidRDefault="0087410E" w:rsidP="00D121CE">
      <w:pPr>
        <w:spacing w:line="360" w:lineRule="auto"/>
        <w:rPr>
          <w:rFonts w:ascii="David" w:hAnsi="David"/>
          <w:sz w:val="24"/>
          <w:rtl/>
        </w:rPr>
      </w:pPr>
    </w:p>
    <w:p w14:paraId="24821485" w14:textId="0C9C3BE8" w:rsidR="00EF0814" w:rsidRDefault="0087410E" w:rsidP="00D121CE">
      <w:pPr>
        <w:spacing w:line="360" w:lineRule="auto"/>
        <w:rPr>
          <w:rFonts w:ascii="Arial" w:hAnsi="Arial" w:cs="Narkisim"/>
          <w:b/>
          <w:bCs/>
          <w:kern w:val="28"/>
          <w:sz w:val="48"/>
          <w:szCs w:val="48"/>
          <w:u w:val="single"/>
          <w:rtl/>
        </w:rPr>
      </w:pPr>
      <w:r>
        <w:rPr>
          <w:rFonts w:ascii="David" w:hAnsi="David" w:hint="cs"/>
          <w:sz w:val="24"/>
          <w:rtl/>
        </w:rPr>
        <w:t>בנוסף עיצבתי את הפרויקט בצורה שתואמת לצבעים האמיתיים של המשחק ונותנת חוויה טובה יותר למשתמש והקודים גם בשרת וגם בלקוח מחולקים בצורה נוחה וברורה ככה שאם בעתיד נרצה להוסיף פיצרים יהיה את האפשרות לעשות זאת בקלות יותר.</w:t>
      </w:r>
      <w:r w:rsidR="00EF0814">
        <w:rPr>
          <w:rtl/>
        </w:rPr>
        <w:br w:type="page"/>
      </w:r>
    </w:p>
    <w:p w14:paraId="71189D24" w14:textId="0AC4DFA6" w:rsidR="00B82CC5" w:rsidRPr="000F507D" w:rsidRDefault="00D121CE" w:rsidP="0087410E">
      <w:pPr>
        <w:pStyle w:val="Heading1"/>
        <w:rPr>
          <w:rFonts w:ascii="David" w:hAnsi="David"/>
          <w:color w:val="0000FF"/>
          <w:rtl/>
        </w:rPr>
      </w:pPr>
      <w:bookmarkStart w:id="7" w:name="_Toc224567511"/>
      <w:r w:rsidRPr="004D38FB">
        <w:rPr>
          <w:rFonts w:ascii="David" w:hAnsi="David" w:cs="David"/>
          <w:rtl/>
        </w:rPr>
        <w:lastRenderedPageBreak/>
        <w:t>מדריך למשתמש</w:t>
      </w:r>
      <w:bookmarkEnd w:id="7"/>
      <w:r w:rsidRPr="004D7548">
        <w:rPr>
          <w:rFonts w:ascii="David" w:hAnsi="David" w:cs="David" w:hint="cs"/>
          <w:rtl/>
        </w:rPr>
        <w:t xml:space="preserve"> </w:t>
      </w:r>
    </w:p>
    <w:p w14:paraId="5851709A" w14:textId="77777777" w:rsidR="00B82CC5" w:rsidRDefault="00B82CC5" w:rsidP="00B82CC5">
      <w:pPr>
        <w:pStyle w:val="Heading2"/>
        <w:rPr>
          <w:rtl/>
        </w:rPr>
      </w:pPr>
      <w:bookmarkStart w:id="8" w:name="_Toc224567512"/>
      <w:r>
        <w:rPr>
          <w:rFonts w:hint="cs"/>
          <w:rtl/>
        </w:rPr>
        <w:t>תרשים מסכים</w:t>
      </w:r>
      <w:bookmarkEnd w:id="8"/>
    </w:p>
    <w:p w14:paraId="4759ADF8" w14:textId="77777777" w:rsidR="00B82CC5" w:rsidRPr="000F507D" w:rsidRDefault="00B82CC5" w:rsidP="00B82CC5">
      <w:pPr>
        <w:rPr>
          <w:rFonts w:ascii="David" w:hAnsi="David"/>
          <w:color w:val="0000FF"/>
          <w:rtl/>
        </w:rPr>
      </w:pPr>
      <w:r w:rsidRPr="000F507D">
        <w:rPr>
          <w:rFonts w:ascii="David" w:hAnsi="David"/>
          <w:color w:val="0000FF"/>
          <w:rtl/>
        </w:rPr>
        <w:t>תרשים מסכים המתאר את היררכיית המסכים והמעברים ביניהם</w:t>
      </w:r>
      <w:r w:rsidRPr="000F507D">
        <w:rPr>
          <w:rFonts w:ascii="David" w:hAnsi="David"/>
          <w:color w:val="0000FF"/>
        </w:rPr>
        <w:t xml:space="preserve"> Screen flow diagram </w:t>
      </w:r>
    </w:p>
    <w:p w14:paraId="5673DDC2" w14:textId="77777777" w:rsidR="00DE2469" w:rsidRDefault="00DE2469" w:rsidP="00DE2469">
      <w:pPr>
        <w:rPr>
          <w:ins w:id="9" w:author="יוסי ירון" w:date="2026-03-16T15:00:00Z" w16du:dateUtc="2026-03-16T13:00:00Z"/>
          <w:b/>
          <w:bCs/>
          <w:color w:val="0000FF"/>
          <w:rtl/>
        </w:rPr>
      </w:pPr>
      <w:r w:rsidRPr="007478A5">
        <w:rPr>
          <w:rFonts w:hint="cs"/>
          <w:b/>
          <w:bCs/>
          <w:color w:val="0000FF"/>
          <w:rtl/>
        </w:rPr>
        <w:t>מתאר את אופן הניווט בין המסכים השונים</w:t>
      </w:r>
      <w:ins w:id="10" w:author="יוסי ירון" w:date="2026-03-16T15:00:00Z" w16du:dateUtc="2026-03-16T13:00:00Z">
        <w:r w:rsidR="00561E21">
          <w:rPr>
            <w:rFonts w:hint="cs"/>
            <w:b/>
            <w:bCs/>
            <w:color w:val="0000FF"/>
            <w:rtl/>
          </w:rPr>
          <w:t>.</w:t>
        </w:r>
      </w:ins>
    </w:p>
    <w:p w14:paraId="360F2D13" w14:textId="77777777" w:rsidR="00561E21" w:rsidRPr="00561E21" w:rsidRDefault="00561E21" w:rsidP="00DE2469">
      <w:pPr>
        <w:rPr>
          <w:color w:val="0000FF"/>
          <w:rtl/>
          <w:rPrChange w:id="11" w:author="יוסי ירון" w:date="2026-03-16T15:00:00Z" w16du:dateUtc="2026-03-16T13:00:00Z">
            <w:rPr>
              <w:b/>
              <w:bCs/>
              <w:color w:val="0000FF"/>
              <w:rtl/>
            </w:rPr>
          </w:rPrChange>
        </w:rPr>
      </w:pPr>
      <w:ins w:id="12" w:author="יוסי ירון" w:date="2026-03-16T15:00:00Z" w16du:dateUtc="2026-03-16T13:00:00Z">
        <w:r w:rsidRPr="00561E21">
          <w:rPr>
            <w:rFonts w:hint="eastAsia"/>
            <w:color w:val="0000FF"/>
            <w:rtl/>
            <w:rPrChange w:id="13" w:author="יוסי ירון" w:date="2026-03-16T15:00:00Z" w16du:dateUtc="2026-03-16T13:00:00Z">
              <w:rPr>
                <w:rFonts w:hint="eastAsia"/>
                <w:b/>
                <w:bCs/>
                <w:color w:val="0000FF"/>
                <w:rtl/>
              </w:rPr>
            </w:rPrChange>
          </w:rPr>
          <w:t>אם</w:t>
        </w:r>
        <w:r w:rsidRPr="00561E21">
          <w:rPr>
            <w:color w:val="0000FF"/>
            <w:rtl/>
            <w:rPrChange w:id="14" w:author="יוסי ירון" w:date="2026-03-16T15:00:00Z" w16du:dateUtc="2026-03-16T13:00:00Z">
              <w:rPr>
                <w:b/>
                <w:bCs/>
                <w:color w:val="0000FF"/>
                <w:rtl/>
              </w:rPr>
            </w:rPrChange>
          </w:rPr>
          <w:t xml:space="preserve"> </w:t>
        </w:r>
        <w:r>
          <w:rPr>
            <w:rFonts w:hint="cs"/>
            <w:color w:val="0000FF"/>
            <w:rtl/>
          </w:rPr>
          <w:t>אתם עובדים עם פרגמנטים</w:t>
        </w:r>
      </w:ins>
      <w:ins w:id="15" w:author="יוסי ירון" w:date="2026-03-16T15:01:00Z" w16du:dateUtc="2026-03-16T13:01:00Z">
        <w:r>
          <w:rPr>
            <w:rFonts w:hint="cs"/>
            <w:color w:val="0000FF"/>
            <w:rtl/>
          </w:rPr>
          <w:t>, יש להציג בתוך המסך את הפרגמנטים שלו. ניתן להיעזר בכלים הבאים לשרטוט (רשימה חלקית):</w:t>
        </w:r>
        <w:r>
          <w:rPr>
            <w:color w:val="0000FF"/>
          </w:rPr>
          <w:t xml:space="preserve"> </w:t>
        </w:r>
        <w:r>
          <w:rPr>
            <w:rFonts w:hint="cs"/>
            <w:color w:val="0000FF"/>
            <w:rtl/>
          </w:rPr>
          <w:t xml:space="preserve"> </w:t>
        </w:r>
        <w:r>
          <w:rPr>
            <w:color w:val="0000FF"/>
          </w:rPr>
          <w:fldChar w:fldCharType="begin"/>
        </w:r>
        <w:r>
          <w:rPr>
            <w:color w:val="0000FF"/>
          </w:rPr>
          <w:instrText>HYPERLINK "</w:instrText>
        </w:r>
        <w:r w:rsidRPr="00561E21">
          <w:rPr>
            <w:color w:val="0000FF"/>
          </w:rPr>
          <w:instrText>https://excalidraw.com</w:instrText>
        </w:r>
        <w:r w:rsidRPr="00561E21">
          <w:rPr>
            <w:color w:val="0000FF"/>
            <w:rtl/>
          </w:rPr>
          <w:instrText>/</w:instrText>
        </w:r>
        <w:r>
          <w:rPr>
            <w:color w:val="0000FF"/>
          </w:rPr>
          <w:instrText>"</w:instrText>
        </w:r>
        <w:r>
          <w:rPr>
            <w:color w:val="0000FF"/>
          </w:rPr>
        </w:r>
        <w:r>
          <w:rPr>
            <w:color w:val="0000FF"/>
          </w:rPr>
          <w:fldChar w:fldCharType="separate"/>
        </w:r>
        <w:r w:rsidRPr="00643DB0">
          <w:rPr>
            <w:rStyle w:val="Hyperlink"/>
          </w:rPr>
          <w:t>https://excalidraw.com</w:t>
        </w:r>
        <w:r w:rsidRPr="00643DB0">
          <w:rPr>
            <w:rStyle w:val="Hyperlink"/>
            <w:rtl/>
          </w:rPr>
          <w:t>/</w:t>
        </w:r>
        <w:r>
          <w:rPr>
            <w:color w:val="0000FF"/>
          </w:rPr>
          <w:fldChar w:fldCharType="end"/>
        </w:r>
        <w:r>
          <w:rPr>
            <w:rFonts w:hint="cs"/>
            <w:color w:val="0000FF"/>
            <w:rtl/>
          </w:rPr>
          <w:t xml:space="preserve"> , </w:t>
        </w:r>
        <w:r w:rsidRPr="00561E21">
          <w:rPr>
            <w:color w:val="0000FF"/>
          </w:rPr>
          <w:t>http://draw.io</w:t>
        </w:r>
      </w:ins>
    </w:p>
    <w:p w14:paraId="7F410452" w14:textId="77777777" w:rsidR="00DE2469" w:rsidRDefault="00DE2469" w:rsidP="00DE2469">
      <w:pPr>
        <w:rPr>
          <w:b/>
          <w:bCs/>
          <w:color w:val="0000FF"/>
          <w:rtl/>
        </w:rPr>
      </w:pPr>
      <w:r>
        <w:rPr>
          <w:rFonts w:hint="cs"/>
          <w:b/>
          <w:bCs/>
          <w:color w:val="0000FF"/>
          <w:rtl/>
        </w:rPr>
        <w:t>דוגמא:</w:t>
      </w:r>
    </w:p>
    <w:p w14:paraId="7C4FB67F" w14:textId="77777777" w:rsidR="00DE2469" w:rsidRDefault="0064528A" w:rsidP="00DE2469">
      <w:pPr>
        <w:jc w:val="center"/>
        <w:rPr>
          <w:rFonts w:cs="Times New Roman"/>
          <w:noProof/>
          <w:sz w:val="24"/>
        </w:rPr>
      </w:pPr>
      <w:r>
        <w:rPr>
          <w:noProof/>
        </w:rPr>
        <mc:AlternateContent>
          <mc:Choice Requires="wps">
            <w:drawing>
              <wp:anchor distT="0" distB="0" distL="114300" distR="114300" simplePos="0" relativeHeight="251670528" behindDoc="0" locked="0" layoutInCell="1" allowOverlap="1" wp14:anchorId="6775C078" wp14:editId="01648830">
                <wp:simplePos x="0" y="0"/>
                <wp:positionH relativeFrom="column">
                  <wp:posOffset>443230</wp:posOffset>
                </wp:positionH>
                <wp:positionV relativeFrom="paragraph">
                  <wp:posOffset>122555</wp:posOffset>
                </wp:positionV>
                <wp:extent cx="1062355" cy="242570"/>
                <wp:effectExtent l="19050" t="38100" r="42545" b="43180"/>
                <wp:wrapNone/>
                <wp:docPr id="606225668" nam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62355" cy="242570"/>
                        </a:xfrm>
                        <a:prstGeom prst="rightArrow">
                          <a:avLst>
                            <a:gd name="adj1" fmla="val 50000"/>
                            <a:gd name="adj2" fmla="val 109490"/>
                          </a:avLst>
                        </a:prstGeom>
                        <a:solidFill>
                          <a:schemeClr val="accent1">
                            <a:lumMod val="100000"/>
                            <a:lumOff val="0"/>
                          </a:schemeClr>
                        </a:solidFill>
                        <a:ln w="38100">
                          <a:solidFill>
                            <a:schemeClr val="tx1">
                              <a:lumMod val="100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AF00F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 27" o:spid="_x0000_s1026" type="#_x0000_t13" style="position:absolute;margin-left:34.9pt;margin-top:9.65pt;width:83.65pt;height:19.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" fillcolor="#4f81bd [3204]" strokecolor="black [3213]" strokeweight="3pt">
                <v:shadow on="t" color="#243f60 [1604]" opacity=".5" offset="1pt"/>
                <v:path arrowok="t"/>
              </v:shape>
            </w:pict>
          </mc:Fallback>
        </mc:AlternateContent>
      </w:r>
      <w:r>
        <w:rPr>
          <w:noProof/>
        </w:rPr>
        <mc:AlternateContent>
          <mc:Choice Requires="wps">
            <w:drawing>
              <wp:anchor distT="0" distB="0" distL="114300" distR="114300" simplePos="0" relativeHeight="251669504" behindDoc="0" locked="0" layoutInCell="1" allowOverlap="1" wp14:anchorId="2B659A14" wp14:editId="08C93949">
                <wp:simplePos x="0" y="0"/>
                <wp:positionH relativeFrom="column">
                  <wp:posOffset>3761740</wp:posOffset>
                </wp:positionH>
                <wp:positionV relativeFrom="paragraph">
                  <wp:posOffset>3807460</wp:posOffset>
                </wp:positionV>
                <wp:extent cx="1531620" cy="712470"/>
                <wp:effectExtent l="19050" t="38100" r="11430" b="11430"/>
                <wp:wrapNone/>
                <wp:docPr id="46" name="מחבר חץ ישר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531620" cy="71247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77B0765" id="_x0000_t32" coordsize="21600,21600" o:spt="32" o:oned="t" path="m,l21600,21600e" filled="f">
                <v:path arrowok="t" fillok="f" o:connecttype="none"/>
                <o:lock v:ext="edit" shapetype="t"/>
              </v:shapetype>
              <v:shape id="מחבר חץ ישר 46" o:spid="_x0000_s1026" type="#_x0000_t32" style="position:absolute;margin-left:296.2pt;margin-top:299.8pt;width:120.6pt;height:56.1pt;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" strokecolor="black [3213]" strokeweight="1.5pt">
                <v:stroke endarrow="open"/>
                <o:lock v:ext="edit" shapetype="f"/>
              </v:shape>
            </w:pict>
          </mc:Fallback>
        </mc:AlternateContent>
      </w:r>
      <w:r>
        <w:rPr>
          <w:noProof/>
        </w:rPr>
        <mc:AlternateContent>
          <mc:Choice Requires="wps">
            <w:drawing>
              <wp:anchor distT="0" distB="0" distL="114300" distR="114300" simplePos="0" relativeHeight="251668480" behindDoc="0" locked="0" layoutInCell="1" allowOverlap="1" wp14:anchorId="73D4CCFA" wp14:editId="2AA76091">
                <wp:simplePos x="0" y="0"/>
                <wp:positionH relativeFrom="column">
                  <wp:posOffset>3979545</wp:posOffset>
                </wp:positionH>
                <wp:positionV relativeFrom="paragraph">
                  <wp:posOffset>4519930</wp:posOffset>
                </wp:positionV>
                <wp:extent cx="1923415" cy="467360"/>
                <wp:effectExtent l="57150" t="38100" r="57785" b="85090"/>
                <wp:wrapSquare wrapText="bothSides"/>
                <wp:docPr id="45" name="מלבן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3415"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78356B5E" w14:textId="77777777" w:rsidR="00DE2469" w:rsidRDefault="00DE2469" w:rsidP="00DE2469">
                            <w:pPr>
                              <w:jc w:val="center"/>
                              <w:rPr>
                                <w:b/>
                                <w:bCs/>
                                <w:sz w:val="44"/>
                                <w:szCs w:val="44"/>
                              </w:rPr>
                            </w:pPr>
                            <w:r>
                              <w:rPr>
                                <w:b/>
                                <w:bCs/>
                                <w:sz w:val="44"/>
                                <w:szCs w:val="44"/>
                              </w:rPr>
                              <w:t>Add Admin</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D4CCFA" id="מלבן 45" o:spid="_x0000_s1026" style="position:absolute;left:0;text-align:left;margin-left:313.35pt;margin-top:355.9pt;width:151.45pt;height:36.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" fillcolor="#a5d5e2 [1624]" strokecolor="#40a7c2 [3048]">
                <v:fill color2="#e4f2f6 [504]" rotate="t" angle="180" colors="0 #9eeaff;22938f #bbefff;1 #e4f9ff" focus="100%" type="gradient"/>
                <v:shadow on="t" color="black" opacity="24903f" origin=",.5" offset="0,.55556mm"/>
                <v:path arrowok="t"/>
                <v:textbox>
                  <w:txbxContent>
                    <w:p w14:paraId="78356B5E" w14:textId="77777777" w:rsidR="00DE2469" w:rsidRDefault="00DE2469" w:rsidP="00DE2469">
                      <w:pPr>
                        <w:jc w:val="center"/>
                        <w:rPr>
                          <w:b/>
                          <w:bCs/>
                          <w:sz w:val="44"/>
                          <w:szCs w:val="44"/>
                        </w:rPr>
                      </w:pPr>
                      <w:r>
                        <w:rPr>
                          <w:b/>
                          <w:bCs/>
                          <w:sz w:val="44"/>
                          <w:szCs w:val="44"/>
                        </w:rPr>
                        <w:t>Add Admin</w:t>
                      </w:r>
                    </w:p>
                  </w:txbxContent>
                </v:textbox>
                <w10:wrap type="square"/>
              </v:rect>
            </w:pict>
          </mc:Fallback>
        </mc:AlternateContent>
      </w:r>
      <w:r>
        <w:rPr>
          <w:noProof/>
        </w:rPr>
        <mc:AlternateContent>
          <mc:Choice Requires="wps">
            <w:drawing>
              <wp:anchor distT="0" distB="0" distL="114299" distR="114299" simplePos="0" relativeHeight="251667456" behindDoc="0" locked="0" layoutInCell="1" allowOverlap="1" wp14:anchorId="45C8793F" wp14:editId="72305EBF">
                <wp:simplePos x="0" y="0"/>
                <wp:positionH relativeFrom="column">
                  <wp:posOffset>2110739</wp:posOffset>
                </wp:positionH>
                <wp:positionV relativeFrom="paragraph">
                  <wp:posOffset>5189220</wp:posOffset>
                </wp:positionV>
                <wp:extent cx="0" cy="612775"/>
                <wp:effectExtent l="95250" t="38100" r="38100" b="0"/>
                <wp:wrapNone/>
                <wp:docPr id="43" name="מחבר חץ ישר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612775"/>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650BDE" id="מחבר חץ ישר 43" o:spid="_x0000_s1026" type="#_x0000_t32" style="position:absolute;margin-left:166.2pt;margin-top:408.6pt;width:0;height:48.25pt;flip:y;z-index:2516674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" strokecolor="black [3213]" strokeweight="1.5pt">
                <v:stroke endarrow="open"/>
                <o:lock v:ext="edit" shapetype="f"/>
              </v:shape>
            </w:pict>
          </mc:Fallback>
        </mc:AlternateContent>
      </w:r>
      <w:r>
        <w:rPr>
          <w:noProof/>
        </w:rPr>
        <mc:AlternateContent>
          <mc:Choice Requires="wps">
            <w:drawing>
              <wp:anchor distT="0" distB="0" distL="114300" distR="114300" simplePos="0" relativeHeight="251666432" behindDoc="0" locked="0" layoutInCell="1" allowOverlap="1" wp14:anchorId="36E04B6A" wp14:editId="44AFB332">
                <wp:simplePos x="0" y="0"/>
                <wp:positionH relativeFrom="column">
                  <wp:posOffset>1830070</wp:posOffset>
                </wp:positionH>
                <wp:positionV relativeFrom="paragraph">
                  <wp:posOffset>5802630</wp:posOffset>
                </wp:positionV>
                <wp:extent cx="1923415" cy="467360"/>
                <wp:effectExtent l="57150" t="38100" r="57785" b="85090"/>
                <wp:wrapSquare wrapText="bothSides"/>
                <wp:docPr id="42" name="מלבן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3415"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1C179E35" w14:textId="77777777" w:rsidR="00DE2469" w:rsidRDefault="00DE2469" w:rsidP="00DE2469">
                            <w:pPr>
                              <w:jc w:val="center"/>
                              <w:rPr>
                                <w:b/>
                                <w:bCs/>
                                <w:sz w:val="44"/>
                                <w:szCs w:val="44"/>
                              </w:rPr>
                            </w:pPr>
                            <w:r>
                              <w:rPr>
                                <w:b/>
                                <w:bCs/>
                                <w:sz w:val="44"/>
                                <w:szCs w:val="44"/>
                              </w:rPr>
                              <w:t>Edit Product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E04B6A" id="מלבן 42" o:spid="_x0000_s1027" style="position:absolute;left:0;text-align:left;margin-left:144.1pt;margin-top:456.9pt;width:151.45pt;height:36.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" fillcolor="#a5d5e2 [1624]" strokecolor="#40a7c2 [3048]">
                <v:fill color2="#e4f2f6 [504]" rotate="t" angle="180" colors="0 #9eeaff;22938f #bbefff;1 #e4f9ff" focus="100%" type="gradient"/>
                <v:shadow on="t" color="black" opacity="24903f" origin=",.5" offset="0,.55556mm"/>
                <v:path arrowok="t"/>
                <v:textbox>
                  <w:txbxContent>
                    <w:p w14:paraId="1C179E35" w14:textId="77777777" w:rsidR="00DE2469" w:rsidRDefault="00DE2469" w:rsidP="00DE2469">
                      <w:pPr>
                        <w:jc w:val="center"/>
                        <w:rPr>
                          <w:b/>
                          <w:bCs/>
                          <w:sz w:val="44"/>
                          <w:szCs w:val="44"/>
                        </w:rPr>
                      </w:pPr>
                      <w:r>
                        <w:rPr>
                          <w:b/>
                          <w:bCs/>
                          <w:sz w:val="44"/>
                          <w:szCs w:val="44"/>
                        </w:rPr>
                        <w:t>Edit Product</w:t>
                      </w:r>
                    </w:p>
                  </w:txbxContent>
                </v:textbox>
                <w10:wrap type="square"/>
              </v:rect>
            </w:pict>
          </mc:Fallback>
        </mc:AlternateContent>
      </w:r>
      <w:r>
        <w:rPr>
          <w:noProof/>
        </w:rPr>
        <mc:AlternateContent>
          <mc:Choice Requires="wps">
            <w:drawing>
              <wp:anchor distT="0" distB="0" distL="114299" distR="114299" simplePos="0" relativeHeight="251665408" behindDoc="0" locked="0" layoutInCell="1" allowOverlap="1" wp14:anchorId="55BA0011" wp14:editId="237A5351">
                <wp:simplePos x="0" y="0"/>
                <wp:positionH relativeFrom="column">
                  <wp:posOffset>2737484</wp:posOffset>
                </wp:positionH>
                <wp:positionV relativeFrom="paragraph">
                  <wp:posOffset>5186680</wp:posOffset>
                </wp:positionV>
                <wp:extent cx="0" cy="617220"/>
                <wp:effectExtent l="76200" t="0" r="38100" b="30480"/>
                <wp:wrapNone/>
                <wp:docPr id="41" name="מחבר חץ ישר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172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B9FA0C" id="מחבר חץ ישר 41" o:spid="_x0000_s1026" type="#_x0000_t32" style="position:absolute;margin-left:215.55pt;margin-top:408.4pt;width:0;height:48.6pt;z-index:2516654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" strokecolor="black [3213]" strokeweight="1.5pt">
                <v:stroke endarrow="open"/>
                <o:lock v:ext="edit" shapetype="f"/>
              </v:shape>
            </w:pict>
          </mc:Fallback>
        </mc:AlternateContent>
      </w:r>
      <w:r>
        <w:rPr>
          <w:noProof/>
        </w:rPr>
        <mc:AlternateContent>
          <mc:Choice Requires="wps">
            <w:drawing>
              <wp:anchor distT="0" distB="0" distL="114300" distR="114300" simplePos="0" relativeHeight="251664384" behindDoc="0" locked="0" layoutInCell="1" allowOverlap="1" wp14:anchorId="5BA16EDB" wp14:editId="26DB0F36">
                <wp:simplePos x="0" y="0"/>
                <wp:positionH relativeFrom="column">
                  <wp:posOffset>1903730</wp:posOffset>
                </wp:positionH>
                <wp:positionV relativeFrom="paragraph">
                  <wp:posOffset>4724400</wp:posOffset>
                </wp:positionV>
                <wp:extent cx="1923415" cy="467360"/>
                <wp:effectExtent l="57150" t="38100" r="57785" b="85090"/>
                <wp:wrapSquare wrapText="bothSides"/>
                <wp:docPr id="39" name="מלבן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3415"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62F210F0" w14:textId="77777777" w:rsidR="00DE2469" w:rsidRDefault="00DE2469" w:rsidP="00DE2469">
                            <w:pPr>
                              <w:jc w:val="center"/>
                              <w:rPr>
                                <w:b/>
                                <w:bCs/>
                                <w:sz w:val="44"/>
                                <w:szCs w:val="44"/>
                              </w:rPr>
                            </w:pPr>
                            <w:r>
                              <w:rPr>
                                <w:b/>
                                <w:bCs/>
                                <w:sz w:val="44"/>
                                <w:szCs w:val="44"/>
                              </w:rPr>
                              <w:t>Edit Products</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A16EDB" id="מלבן 39" o:spid="_x0000_s1028" style="position:absolute;left:0;text-align:left;margin-left:149.9pt;margin-top:372pt;width:151.45pt;height:36.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" fillcolor="#a5d5e2 [1624]" strokecolor="#40a7c2 [3048]">
                <v:fill color2="#e4f2f6 [504]" rotate="t" angle="180" colors="0 #9eeaff;22938f #bbefff;1 #e4f9ff" focus="100%" type="gradient"/>
                <v:shadow on="t" color="black" opacity="24903f" origin=",.5" offset="0,.55556mm"/>
                <v:path arrowok="t"/>
                <v:textbox>
                  <w:txbxContent>
                    <w:p w14:paraId="62F210F0" w14:textId="77777777" w:rsidR="00DE2469" w:rsidRDefault="00DE2469" w:rsidP="00DE2469">
                      <w:pPr>
                        <w:jc w:val="center"/>
                        <w:rPr>
                          <w:b/>
                          <w:bCs/>
                          <w:sz w:val="44"/>
                          <w:szCs w:val="44"/>
                        </w:rPr>
                      </w:pPr>
                      <w:r>
                        <w:rPr>
                          <w:b/>
                          <w:bCs/>
                          <w:sz w:val="44"/>
                          <w:szCs w:val="44"/>
                        </w:rPr>
                        <w:t>Edit Products</w:t>
                      </w:r>
                    </w:p>
                  </w:txbxContent>
                </v:textbox>
                <w10:wrap type="square"/>
              </v:rect>
            </w:pict>
          </mc:Fallback>
        </mc:AlternateContent>
      </w:r>
      <w:r>
        <w:rPr>
          <w:noProof/>
        </w:rPr>
        <mc:AlternateContent>
          <mc:Choice Requires="wps">
            <w:drawing>
              <wp:anchor distT="0" distB="0" distL="114300" distR="114300" simplePos="0" relativeHeight="251663360" behindDoc="0" locked="0" layoutInCell="1" allowOverlap="1" wp14:anchorId="5B26A9DD" wp14:editId="3CE35AB7">
                <wp:simplePos x="0" y="0"/>
                <wp:positionH relativeFrom="column">
                  <wp:posOffset>1754505</wp:posOffset>
                </wp:positionH>
                <wp:positionV relativeFrom="paragraph">
                  <wp:posOffset>4116705</wp:posOffset>
                </wp:positionV>
                <wp:extent cx="629285" cy="617220"/>
                <wp:effectExtent l="0" t="38100" r="37465" b="11430"/>
                <wp:wrapNone/>
                <wp:docPr id="37" name="מחבר חץ ישר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29285" cy="6172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09B74E" id="מחבר חץ ישר 37" o:spid="_x0000_s1026" type="#_x0000_t32" style="position:absolute;margin-left:138.15pt;margin-top:324.15pt;width:49.55pt;height:48.6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" strokecolor="black [3213]" strokeweight="1.5pt">
                <v:stroke endarrow="open"/>
                <o:lock v:ext="edit" shapetype="f"/>
              </v:shape>
            </w:pict>
          </mc:Fallback>
        </mc:AlternateContent>
      </w:r>
      <w:r>
        <w:rPr>
          <w:noProof/>
        </w:rPr>
        <mc:AlternateContent>
          <mc:Choice Requires="wps">
            <w:drawing>
              <wp:anchor distT="0" distB="0" distL="114300" distR="114300" simplePos="0" relativeHeight="251661312" behindDoc="0" locked="0" layoutInCell="1" allowOverlap="1" wp14:anchorId="754F691C" wp14:editId="791BFEFC">
                <wp:simplePos x="0" y="0"/>
                <wp:positionH relativeFrom="column">
                  <wp:posOffset>-172085</wp:posOffset>
                </wp:positionH>
                <wp:positionV relativeFrom="paragraph">
                  <wp:posOffset>4525010</wp:posOffset>
                </wp:positionV>
                <wp:extent cx="1923415" cy="467360"/>
                <wp:effectExtent l="57150" t="38100" r="57785" b="85090"/>
                <wp:wrapSquare wrapText="bothSides"/>
                <wp:docPr id="34" name="מלבן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3415"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153A86D7" w14:textId="77777777" w:rsidR="00DE2469" w:rsidRDefault="00DE2469" w:rsidP="00DE2469">
                            <w:pPr>
                              <w:jc w:val="center"/>
                              <w:rPr>
                                <w:b/>
                                <w:bCs/>
                                <w:sz w:val="44"/>
                                <w:szCs w:val="44"/>
                              </w:rPr>
                            </w:pPr>
                            <w:r>
                              <w:rPr>
                                <w:b/>
                                <w:bCs/>
                                <w:sz w:val="44"/>
                                <w:szCs w:val="44"/>
                              </w:rPr>
                              <w:t>Add Product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4F691C" id="מלבן 34" o:spid="_x0000_s1029" style="position:absolute;left:0;text-align:left;margin-left:-13.55pt;margin-top:356.3pt;width:151.45pt;height:36.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" fillcolor="#a5d5e2 [1624]" strokecolor="#40a7c2 [3048]">
                <v:fill color2="#e4f2f6 [504]" rotate="t" angle="180" colors="0 #9eeaff;22938f #bbefff;1 #e4f9ff" focus="100%" type="gradient"/>
                <v:shadow on="t" color="black" opacity="24903f" origin=",.5" offset="0,.55556mm"/>
                <v:path arrowok="t"/>
                <v:textbox>
                  <w:txbxContent>
                    <w:p w14:paraId="153A86D7" w14:textId="77777777" w:rsidR="00DE2469" w:rsidRDefault="00DE2469" w:rsidP="00DE2469">
                      <w:pPr>
                        <w:jc w:val="center"/>
                        <w:rPr>
                          <w:b/>
                          <w:bCs/>
                          <w:sz w:val="44"/>
                          <w:szCs w:val="44"/>
                        </w:rPr>
                      </w:pPr>
                      <w:r>
                        <w:rPr>
                          <w:b/>
                          <w:bCs/>
                          <w:sz w:val="44"/>
                          <w:szCs w:val="44"/>
                        </w:rPr>
                        <w:t>Add Product</w:t>
                      </w:r>
                    </w:p>
                  </w:txbxContent>
                </v:textbox>
                <w10:wrap type="square"/>
              </v:rect>
            </w:pict>
          </mc:Fallback>
        </mc:AlternateContent>
      </w:r>
      <w:r>
        <w:rPr>
          <w:noProof/>
        </w:rPr>
        <mc:AlternateContent>
          <mc:Choice Requires="wps">
            <w:drawing>
              <wp:anchor distT="0" distB="0" distL="114300" distR="114300" simplePos="0" relativeHeight="251662336" behindDoc="0" locked="0" layoutInCell="1" allowOverlap="1" wp14:anchorId="0280519C" wp14:editId="421207F3">
                <wp:simplePos x="0" y="0"/>
                <wp:positionH relativeFrom="column">
                  <wp:posOffset>1184275</wp:posOffset>
                </wp:positionH>
                <wp:positionV relativeFrom="paragraph">
                  <wp:posOffset>4116705</wp:posOffset>
                </wp:positionV>
                <wp:extent cx="641985" cy="403225"/>
                <wp:effectExtent l="38100" t="0" r="5715" b="34925"/>
                <wp:wrapNone/>
                <wp:docPr id="35" name="מחבר חץ ישר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41985" cy="403225"/>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BA9A56" id="מחבר חץ ישר 35" o:spid="_x0000_s1026" type="#_x0000_t32" style="position:absolute;margin-left:93.25pt;margin-top:324.15pt;width:50.55pt;height:31.7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" strokecolor="black [3213]" strokeweight="1.5pt">
                <v:stroke endarrow="open"/>
                <o:lock v:ext="edit" shapetype="f"/>
              </v:shape>
            </w:pict>
          </mc:Fallback>
        </mc:AlternateContent>
      </w:r>
      <w:r>
        <w:rPr>
          <w:noProof/>
        </w:rPr>
        <mc:AlternateContent>
          <mc:Choice Requires="wps">
            <w:drawing>
              <wp:anchor distT="0" distB="0" distL="114299" distR="114299" simplePos="0" relativeHeight="251660288" behindDoc="0" locked="0" layoutInCell="1" allowOverlap="1" wp14:anchorId="0FC779A8" wp14:editId="48C7DF9A">
                <wp:simplePos x="0" y="0"/>
                <wp:positionH relativeFrom="column">
                  <wp:posOffset>-917576</wp:posOffset>
                </wp:positionH>
                <wp:positionV relativeFrom="paragraph">
                  <wp:posOffset>363220</wp:posOffset>
                </wp:positionV>
                <wp:extent cx="0" cy="3562350"/>
                <wp:effectExtent l="0" t="0" r="19050" b="0"/>
                <wp:wrapNone/>
                <wp:docPr id="31" name="מחבר חץ ישר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3562350"/>
                        </a:xfrm>
                        <a:prstGeom prst="straightConnector1">
                          <a:avLst/>
                        </a:prstGeom>
                        <a:ln w="19050">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1C6B7B" id="מחבר חץ ישר 31" o:spid="_x0000_s1026" type="#_x0000_t32" style="position:absolute;margin-left:-72.25pt;margin-top:28.6pt;width:0;height:280.5pt;flip:y;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" strokecolor="black [3213]" strokeweight="1.5pt">
                <o:lock v:ext="edit" shapetype="f"/>
              </v:shape>
            </w:pict>
          </mc:Fallback>
        </mc:AlternateContent>
      </w:r>
      <w:r>
        <w:rPr>
          <w:noProof/>
        </w:rPr>
        <mc:AlternateContent>
          <mc:Choice Requires="wps">
            <w:drawing>
              <wp:anchor distT="0" distB="0" distL="114299" distR="114299" simplePos="0" relativeHeight="251658240" behindDoc="0" locked="0" layoutInCell="1" allowOverlap="1" wp14:anchorId="7292ED69" wp14:editId="36D9E71F">
                <wp:simplePos x="0" y="0"/>
                <wp:positionH relativeFrom="column">
                  <wp:posOffset>2775584</wp:posOffset>
                </wp:positionH>
                <wp:positionV relativeFrom="paragraph">
                  <wp:posOffset>4116070</wp:posOffset>
                </wp:positionV>
                <wp:extent cx="0" cy="617220"/>
                <wp:effectExtent l="76200" t="0" r="38100" b="30480"/>
                <wp:wrapNone/>
                <wp:docPr id="27" name="מחבר חץ ישר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172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1A8229" id="מחבר חץ ישר 27" o:spid="_x0000_s1026" type="#_x0000_t32" style="position:absolute;margin-left:218.55pt;margin-top:324.1pt;width:0;height:48.6pt;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" strokecolor="black [3213]" strokeweight="1.5pt">
                <v:stroke endarrow="open"/>
                <o:lock v:ext="edit" shapetype="f"/>
              </v:shape>
            </w:pict>
          </mc:Fallback>
        </mc:AlternateContent>
      </w:r>
      <w:r>
        <w:rPr>
          <w:noProof/>
        </w:rPr>
        <mc:AlternateContent>
          <mc:Choice Requires="wps">
            <w:drawing>
              <wp:anchor distT="0" distB="0" distL="114300" distR="114300" simplePos="0" relativeHeight="251659264" behindDoc="0" locked="0" layoutInCell="1" allowOverlap="1" wp14:anchorId="09AABBA6" wp14:editId="6084515F">
                <wp:simplePos x="0" y="0"/>
                <wp:positionH relativeFrom="column">
                  <wp:posOffset>3761740</wp:posOffset>
                </wp:positionH>
                <wp:positionV relativeFrom="paragraph">
                  <wp:posOffset>4116705</wp:posOffset>
                </wp:positionV>
                <wp:extent cx="807720" cy="403860"/>
                <wp:effectExtent l="0" t="0" r="49530" b="34290"/>
                <wp:wrapNone/>
                <wp:docPr id="28" name="מחבר חץ ישר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07720" cy="40386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F0E053" id="מחבר חץ ישר 28" o:spid="_x0000_s1026" type="#_x0000_t32" style="position:absolute;margin-left:296.2pt;margin-top:324.15pt;width:63.6pt;height:3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" strokecolor="black [3213]" strokeweight="1.5pt">
                <v:stroke endarrow="open"/>
                <o:lock v:ext="edit" shapetype="f"/>
              </v:shape>
            </w:pict>
          </mc:Fallback>
        </mc:AlternateContent>
      </w:r>
      <w:r>
        <w:rPr>
          <w:noProof/>
        </w:rPr>
        <mc:AlternateContent>
          <mc:Choice Requires="wps">
            <w:drawing>
              <wp:anchor distT="0" distB="0" distL="114300" distR="114300" simplePos="0" relativeHeight="251657216" behindDoc="0" locked="0" layoutInCell="1" allowOverlap="1" wp14:anchorId="75ED955C" wp14:editId="4F32A3CB">
                <wp:simplePos x="0" y="0"/>
                <wp:positionH relativeFrom="column">
                  <wp:posOffset>1835785</wp:posOffset>
                </wp:positionH>
                <wp:positionV relativeFrom="paragraph">
                  <wp:posOffset>3650615</wp:posOffset>
                </wp:positionV>
                <wp:extent cx="1923415" cy="467360"/>
                <wp:effectExtent l="57150" t="38100" r="57785" b="85090"/>
                <wp:wrapSquare wrapText="bothSides"/>
                <wp:docPr id="25" name="מלבן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3415"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02009ABB" w14:textId="77777777" w:rsidR="00DE2469" w:rsidRDefault="00DE2469" w:rsidP="00DE2469">
                            <w:pPr>
                              <w:jc w:val="center"/>
                              <w:rPr>
                                <w:b/>
                                <w:bCs/>
                                <w:sz w:val="44"/>
                                <w:szCs w:val="44"/>
                              </w:rPr>
                            </w:pPr>
                            <w:r>
                              <w:rPr>
                                <w:b/>
                                <w:bCs/>
                                <w:sz w:val="44"/>
                                <w:szCs w:val="44"/>
                              </w:rPr>
                              <w:t>Admin Panel</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ED955C" id="מלבן 25" o:spid="_x0000_s1030" style="position:absolute;left:0;text-align:left;margin-left:144.55pt;margin-top:287.45pt;width:151.45pt;height:36.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" fillcolor="#a5d5e2 [1624]" strokecolor="#40a7c2 [3048]">
                <v:fill color2="#e4f2f6 [504]" rotate="t" angle="180" colors="0 #9eeaff;22938f #bbefff;1 #e4f9ff" focus="100%" type="gradient"/>
                <v:shadow on="t" color="black" opacity="24903f" origin=",.5" offset="0,.55556mm"/>
                <v:path arrowok="t"/>
                <v:textbox>
                  <w:txbxContent>
                    <w:p w14:paraId="02009ABB" w14:textId="77777777" w:rsidR="00DE2469" w:rsidRDefault="00DE2469" w:rsidP="00DE2469">
                      <w:pPr>
                        <w:jc w:val="center"/>
                        <w:rPr>
                          <w:b/>
                          <w:bCs/>
                          <w:sz w:val="44"/>
                          <w:szCs w:val="44"/>
                        </w:rPr>
                      </w:pPr>
                      <w:r>
                        <w:rPr>
                          <w:b/>
                          <w:bCs/>
                          <w:sz w:val="44"/>
                          <w:szCs w:val="44"/>
                        </w:rPr>
                        <w:t>Admin Panel</w:t>
                      </w:r>
                    </w:p>
                  </w:txbxContent>
                </v:textbox>
                <w10:wrap type="square"/>
              </v:rect>
            </w:pict>
          </mc:Fallback>
        </mc:AlternateContent>
      </w:r>
      <w:r>
        <w:rPr>
          <w:noProof/>
        </w:rPr>
        <mc:AlternateContent>
          <mc:Choice Requires="wps">
            <w:drawing>
              <wp:anchor distT="0" distB="0" distL="114299" distR="114299" simplePos="0" relativeHeight="251656192" behindDoc="0" locked="0" layoutInCell="1" allowOverlap="1" wp14:anchorId="3687E442" wp14:editId="64C28D5E">
                <wp:simplePos x="0" y="0"/>
                <wp:positionH relativeFrom="column">
                  <wp:posOffset>2775584</wp:posOffset>
                </wp:positionH>
                <wp:positionV relativeFrom="paragraph">
                  <wp:posOffset>3130550</wp:posOffset>
                </wp:positionV>
                <wp:extent cx="0" cy="521970"/>
                <wp:effectExtent l="76200" t="0" r="38100" b="30480"/>
                <wp:wrapNone/>
                <wp:docPr id="24" name="מחבר חץ ישר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197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965751" id="מחבר חץ ישר 24" o:spid="_x0000_s1026" type="#_x0000_t32" style="position:absolute;margin-left:218.55pt;margin-top:246.5pt;width:0;height:41.1pt;z-index:2516561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" strokecolor="black [3213]" strokeweight="1.5pt">
                <v:stroke endarrow="open"/>
                <o:lock v:ext="edit" shapetype="f"/>
              </v:shape>
            </w:pict>
          </mc:Fallback>
        </mc:AlternateContent>
      </w:r>
      <w:r>
        <w:rPr>
          <w:noProof/>
        </w:rPr>
        <mc:AlternateContent>
          <mc:Choice Requires="wps">
            <w:drawing>
              <wp:anchor distT="0" distB="0" distL="114300" distR="114300" simplePos="0" relativeHeight="251655168" behindDoc="0" locked="0" layoutInCell="1" allowOverlap="1" wp14:anchorId="164C78F1" wp14:editId="16B63B33">
                <wp:simplePos x="0" y="0"/>
                <wp:positionH relativeFrom="column">
                  <wp:posOffset>1837690</wp:posOffset>
                </wp:positionH>
                <wp:positionV relativeFrom="paragraph">
                  <wp:posOffset>2667635</wp:posOffset>
                </wp:positionV>
                <wp:extent cx="1923415" cy="467360"/>
                <wp:effectExtent l="57150" t="38100" r="57785" b="85090"/>
                <wp:wrapSquare wrapText="bothSides"/>
                <wp:docPr id="23" name="מלבן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3415"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7088614B" w14:textId="77777777" w:rsidR="00DE2469" w:rsidRDefault="00DE2469" w:rsidP="00DE2469">
                            <w:pPr>
                              <w:jc w:val="center"/>
                              <w:rPr>
                                <w:b/>
                                <w:bCs/>
                                <w:sz w:val="44"/>
                                <w:szCs w:val="44"/>
                              </w:rPr>
                            </w:pPr>
                            <w:r>
                              <w:rPr>
                                <w:b/>
                                <w:bCs/>
                                <w:sz w:val="44"/>
                                <w:szCs w:val="44"/>
                              </w:rPr>
                              <w:t>Admin Login</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4C78F1" id="מלבן 23" o:spid="_x0000_s1031" style="position:absolute;left:0;text-align:left;margin-left:144.7pt;margin-top:210.05pt;width:151.45pt;height:36.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" fillcolor="#a5d5e2 [1624]" strokecolor="#40a7c2 [3048]">
                <v:fill color2="#e4f2f6 [504]" rotate="t" angle="180" colors="0 #9eeaff;22938f #bbefff;1 #e4f9ff" focus="100%" type="gradient"/>
                <v:shadow on="t" color="black" opacity="24903f" origin=",.5" offset="0,.55556mm"/>
                <v:path arrowok="t"/>
                <v:textbox>
                  <w:txbxContent>
                    <w:p w14:paraId="7088614B" w14:textId="77777777" w:rsidR="00DE2469" w:rsidRDefault="00DE2469" w:rsidP="00DE2469">
                      <w:pPr>
                        <w:jc w:val="center"/>
                        <w:rPr>
                          <w:b/>
                          <w:bCs/>
                          <w:sz w:val="44"/>
                          <w:szCs w:val="44"/>
                        </w:rPr>
                      </w:pPr>
                      <w:r>
                        <w:rPr>
                          <w:b/>
                          <w:bCs/>
                          <w:sz w:val="44"/>
                          <w:szCs w:val="44"/>
                        </w:rPr>
                        <w:t>Admin Login</w:t>
                      </w:r>
                    </w:p>
                  </w:txbxContent>
                </v:textbox>
                <w10:wrap type="square"/>
              </v:rect>
            </w:pict>
          </mc:Fallback>
        </mc:AlternateContent>
      </w:r>
      <w:r>
        <w:rPr>
          <w:noProof/>
        </w:rPr>
        <mc:AlternateContent>
          <mc:Choice Requires="wps">
            <w:drawing>
              <wp:anchor distT="0" distB="0" distL="114300" distR="114300" simplePos="0" relativeHeight="251654144" behindDoc="0" locked="0" layoutInCell="1" allowOverlap="1" wp14:anchorId="0EC87B8A" wp14:editId="6809C427">
                <wp:simplePos x="0" y="0"/>
                <wp:positionH relativeFrom="column">
                  <wp:posOffset>2918460</wp:posOffset>
                </wp:positionH>
                <wp:positionV relativeFrom="paragraph">
                  <wp:posOffset>2145030</wp:posOffset>
                </wp:positionV>
                <wp:extent cx="1294130" cy="521970"/>
                <wp:effectExtent l="38100" t="0" r="1270" b="49530"/>
                <wp:wrapNone/>
                <wp:docPr id="22" name="מחבר חץ ישר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294130" cy="52197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57CB9E" id="מחבר חץ ישר 22" o:spid="_x0000_s1026" type="#_x0000_t32" style="position:absolute;margin-left:229.8pt;margin-top:168.9pt;width:101.9pt;height:41.1pt;flip:x;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" strokecolor="black [3213]" strokeweight="1.5pt">
                <v:stroke endarrow="open"/>
                <o:lock v:ext="edit" shapetype="f"/>
              </v:shape>
            </w:pict>
          </mc:Fallback>
        </mc:AlternateContent>
      </w:r>
      <w:r>
        <w:rPr>
          <w:noProof/>
        </w:rPr>
        <mc:AlternateContent>
          <mc:Choice Requires="wps">
            <w:drawing>
              <wp:anchor distT="0" distB="0" distL="114300" distR="114300" simplePos="0" relativeHeight="251650048" behindDoc="0" locked="0" layoutInCell="1" allowOverlap="1" wp14:anchorId="3C380346" wp14:editId="59B707F3">
                <wp:simplePos x="0" y="0"/>
                <wp:positionH relativeFrom="column">
                  <wp:posOffset>-846455</wp:posOffset>
                </wp:positionH>
                <wp:positionV relativeFrom="paragraph">
                  <wp:posOffset>897890</wp:posOffset>
                </wp:positionV>
                <wp:extent cx="2030095" cy="467360"/>
                <wp:effectExtent l="57150" t="38100" r="65405" b="85090"/>
                <wp:wrapSquare wrapText="bothSides"/>
                <wp:docPr id="17" name="מלבן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30095"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73ABB68B" w14:textId="77777777" w:rsidR="00DE2469" w:rsidRDefault="00DE2469" w:rsidP="00DE2469">
                            <w:pPr>
                              <w:jc w:val="center"/>
                              <w:rPr>
                                <w:b/>
                                <w:bCs/>
                                <w:sz w:val="44"/>
                                <w:szCs w:val="44"/>
                              </w:rPr>
                            </w:pPr>
                            <w:r>
                              <w:rPr>
                                <w:b/>
                                <w:bCs/>
                                <w:sz w:val="44"/>
                                <w:szCs w:val="44"/>
                              </w:rPr>
                              <w:t>Shopping Cart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380346" id="מלבן 17" o:spid="_x0000_s1032" style="position:absolute;left:0;text-align:left;margin-left:-66.65pt;margin-top:70.7pt;width:159.85pt;height:36.8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" fillcolor="#a5d5e2 [1624]" strokecolor="#40a7c2 [3048]">
                <v:fill color2="#e4f2f6 [504]" rotate="t" angle="180" colors="0 #9eeaff;22938f #bbefff;1 #e4f9ff" focus="100%" type="gradient"/>
                <v:shadow on="t" color="black" opacity="24903f" origin=",.5" offset="0,.55556mm"/>
                <v:path arrowok="t"/>
                <v:textbox>
                  <w:txbxContent>
                    <w:p w14:paraId="73ABB68B" w14:textId="77777777" w:rsidR="00DE2469" w:rsidRDefault="00DE2469" w:rsidP="00DE2469">
                      <w:pPr>
                        <w:jc w:val="center"/>
                        <w:rPr>
                          <w:b/>
                          <w:bCs/>
                          <w:sz w:val="44"/>
                          <w:szCs w:val="44"/>
                        </w:rPr>
                      </w:pPr>
                      <w:r>
                        <w:rPr>
                          <w:b/>
                          <w:bCs/>
                          <w:sz w:val="44"/>
                          <w:szCs w:val="44"/>
                        </w:rPr>
                        <w:t>Shopping Cart</w:t>
                      </w:r>
                    </w:p>
                  </w:txbxContent>
                </v:textbox>
                <w10:wrap type="square"/>
              </v:rect>
            </w:pict>
          </mc:Fallback>
        </mc:AlternateContent>
      </w:r>
      <w:r>
        <w:rPr>
          <w:noProof/>
        </w:rPr>
        <mc:AlternateContent>
          <mc:Choice Requires="wps">
            <w:drawing>
              <wp:anchor distT="0" distB="0" distL="114300" distR="114300" simplePos="0" relativeHeight="251648000" behindDoc="0" locked="0" layoutInCell="1" allowOverlap="1" wp14:anchorId="4BE2595D" wp14:editId="5DB8D1D0">
                <wp:simplePos x="0" y="0"/>
                <wp:positionH relativeFrom="column">
                  <wp:posOffset>3429000</wp:posOffset>
                </wp:positionH>
                <wp:positionV relativeFrom="paragraph">
                  <wp:posOffset>529590</wp:posOffset>
                </wp:positionV>
                <wp:extent cx="1864360" cy="1139825"/>
                <wp:effectExtent l="0" t="0" r="40640" b="41275"/>
                <wp:wrapNone/>
                <wp:docPr id="15" name="מחבר חץ ישר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64360" cy="1139825"/>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4EFB85" id="מחבר חץ ישר 15" o:spid="_x0000_s1026" type="#_x0000_t32" style="position:absolute;margin-left:270pt;margin-top:41.7pt;width:146.8pt;height:89.7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" strokecolor="black [3213]" strokeweight="1.5pt">
                <v:stroke endarrow="open"/>
                <o:lock v:ext="edit" shapetype="f"/>
              </v:shape>
            </w:pict>
          </mc:Fallback>
        </mc:AlternateContent>
      </w:r>
      <w:r>
        <w:rPr>
          <w:noProof/>
        </w:rPr>
        <mc:AlternateContent>
          <mc:Choice Requires="wps">
            <w:drawing>
              <wp:anchor distT="0" distB="0" distL="114300" distR="114300" simplePos="0" relativeHeight="251653120" behindDoc="0" locked="0" layoutInCell="1" allowOverlap="1" wp14:anchorId="458B22D2" wp14:editId="1655FEEB">
                <wp:simplePos x="0" y="0"/>
                <wp:positionH relativeFrom="column">
                  <wp:posOffset>3756025</wp:posOffset>
                </wp:positionH>
                <wp:positionV relativeFrom="paragraph">
                  <wp:posOffset>1668145</wp:posOffset>
                </wp:positionV>
                <wp:extent cx="2374900" cy="467360"/>
                <wp:effectExtent l="57150" t="38100" r="63500" b="85090"/>
                <wp:wrapSquare wrapText="bothSides"/>
                <wp:docPr id="20" name="מלבן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900"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59061DA5" w14:textId="77777777" w:rsidR="00DE2469" w:rsidRDefault="00DE2469" w:rsidP="00DE2469">
                            <w:pPr>
                              <w:jc w:val="center"/>
                              <w:rPr>
                                <w:b/>
                                <w:bCs/>
                                <w:sz w:val="44"/>
                                <w:szCs w:val="44"/>
                              </w:rPr>
                            </w:pPr>
                            <w:r>
                              <w:rPr>
                                <w:b/>
                                <w:bCs/>
                                <w:sz w:val="44"/>
                                <w:szCs w:val="44"/>
                              </w:rPr>
                              <w:t>Manage Store</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8B22D2" id="מלבן 20" o:spid="_x0000_s1033" style="position:absolute;left:0;text-align:left;margin-left:295.75pt;margin-top:131.35pt;width:187pt;height:36.8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" fillcolor="#a5d5e2 [1624]" strokecolor="#40a7c2 [3048]">
                <v:fill color2="#e4f2f6 [504]" rotate="t" angle="180" colors="0 #9eeaff;22938f #bbefff;1 #e4f9ff" focus="100%" type="gradient"/>
                <v:shadow on="t" color="black" opacity="24903f" origin=",.5" offset="0,.55556mm"/>
                <v:path arrowok="t"/>
                <v:textbox>
                  <w:txbxContent>
                    <w:p w14:paraId="59061DA5" w14:textId="77777777" w:rsidR="00DE2469" w:rsidRDefault="00DE2469" w:rsidP="00DE2469">
                      <w:pPr>
                        <w:jc w:val="center"/>
                        <w:rPr>
                          <w:b/>
                          <w:bCs/>
                          <w:sz w:val="44"/>
                          <w:szCs w:val="44"/>
                        </w:rPr>
                      </w:pPr>
                      <w:r>
                        <w:rPr>
                          <w:b/>
                          <w:bCs/>
                          <w:sz w:val="44"/>
                          <w:szCs w:val="44"/>
                        </w:rPr>
                        <w:t>Manage Store</w:t>
                      </w:r>
                    </w:p>
                  </w:txbxContent>
                </v:textbox>
                <w10:wrap type="square"/>
              </v:rect>
            </w:pict>
          </mc:Fallback>
        </mc:AlternateContent>
      </w:r>
      <w:r>
        <w:rPr>
          <w:noProof/>
        </w:rPr>
        <mc:AlternateContent>
          <mc:Choice Requires="wps">
            <w:drawing>
              <wp:anchor distT="0" distB="0" distL="114300" distR="114300" simplePos="0" relativeHeight="251646976" behindDoc="0" locked="0" layoutInCell="1" allowOverlap="1" wp14:anchorId="05C3AA8F" wp14:editId="7C21357D">
                <wp:simplePos x="0" y="0"/>
                <wp:positionH relativeFrom="column">
                  <wp:posOffset>1682750</wp:posOffset>
                </wp:positionH>
                <wp:positionV relativeFrom="paragraph">
                  <wp:posOffset>529590</wp:posOffset>
                </wp:positionV>
                <wp:extent cx="927735" cy="1092200"/>
                <wp:effectExtent l="38100" t="0" r="5715" b="31750"/>
                <wp:wrapNone/>
                <wp:docPr id="14" name="מחבר חץ ישר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27735" cy="10922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D1C955" id="מחבר חץ ישר 14" o:spid="_x0000_s1026" type="#_x0000_t32" style="position:absolute;margin-left:132.5pt;margin-top:41.7pt;width:73.05pt;height:86pt;flip:x;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" strokecolor="black [3213]" strokeweight="1.5pt">
                <v:stroke endarrow="open"/>
                <o:lock v:ext="edit" shapetype="f"/>
              </v:shape>
            </w:pict>
          </mc:Fallback>
        </mc:AlternateContent>
      </w:r>
      <w:r>
        <w:rPr>
          <w:noProof/>
        </w:rPr>
        <mc:AlternateContent>
          <mc:Choice Requires="wps">
            <w:drawing>
              <wp:anchor distT="0" distB="0" distL="114300" distR="114300" simplePos="0" relativeHeight="251651072" behindDoc="0" locked="0" layoutInCell="1" allowOverlap="1" wp14:anchorId="3E72E260" wp14:editId="210DFE7D">
                <wp:simplePos x="0" y="0"/>
                <wp:positionH relativeFrom="column">
                  <wp:posOffset>363855</wp:posOffset>
                </wp:positionH>
                <wp:positionV relativeFrom="paragraph">
                  <wp:posOffset>1621155</wp:posOffset>
                </wp:positionV>
                <wp:extent cx="2374900" cy="467360"/>
                <wp:effectExtent l="57150" t="38100" r="63500" b="85090"/>
                <wp:wrapSquare wrapText="bothSides"/>
                <wp:docPr id="18" name="מלבן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900"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17BF177F" w14:textId="77777777" w:rsidR="00DE2469" w:rsidRDefault="00DE2469" w:rsidP="00DE2469">
                            <w:pPr>
                              <w:jc w:val="center"/>
                              <w:rPr>
                                <w:b/>
                                <w:bCs/>
                                <w:sz w:val="44"/>
                                <w:szCs w:val="44"/>
                              </w:rPr>
                            </w:pPr>
                            <w:r>
                              <w:rPr>
                                <w:b/>
                                <w:bCs/>
                                <w:sz w:val="44"/>
                                <w:szCs w:val="44"/>
                              </w:rPr>
                              <w:t>Available Products</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72E260" id="מלבן 18" o:spid="_x0000_s1034" style="position:absolute;left:0;text-align:left;margin-left:28.65pt;margin-top:127.65pt;width:187pt;height:36.8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" fillcolor="#a5d5e2 [1624]" strokecolor="#40a7c2 [3048]">
                <v:fill color2="#e4f2f6 [504]" rotate="t" angle="180" colors="0 #9eeaff;22938f #bbefff;1 #e4f9ff" focus="100%" type="gradient"/>
                <v:shadow on="t" color="black" opacity="24903f" origin=",.5" offset="0,.55556mm"/>
                <v:path arrowok="t"/>
                <v:textbox>
                  <w:txbxContent>
                    <w:p w14:paraId="17BF177F" w14:textId="77777777" w:rsidR="00DE2469" w:rsidRDefault="00DE2469" w:rsidP="00DE2469">
                      <w:pPr>
                        <w:jc w:val="center"/>
                        <w:rPr>
                          <w:b/>
                          <w:bCs/>
                          <w:sz w:val="44"/>
                          <w:szCs w:val="44"/>
                        </w:rPr>
                      </w:pPr>
                      <w:r>
                        <w:rPr>
                          <w:b/>
                          <w:bCs/>
                          <w:sz w:val="44"/>
                          <w:szCs w:val="44"/>
                        </w:rPr>
                        <w:t>Available Products</w:t>
                      </w:r>
                    </w:p>
                  </w:txbxContent>
                </v:textbox>
                <w10:wrap type="square"/>
              </v:rect>
            </w:pict>
          </mc:Fallback>
        </mc:AlternateContent>
      </w:r>
      <w:r>
        <w:rPr>
          <w:noProof/>
        </w:rPr>
        <mc:AlternateContent>
          <mc:Choice Requires="wps">
            <w:drawing>
              <wp:anchor distT="0" distB="0" distL="114300" distR="114300" simplePos="0" relativeHeight="251652096" behindDoc="0" locked="0" layoutInCell="1" allowOverlap="1" wp14:anchorId="58636014" wp14:editId="30E8C17A">
                <wp:simplePos x="0" y="0"/>
                <wp:positionH relativeFrom="column">
                  <wp:posOffset>2475865</wp:posOffset>
                </wp:positionH>
                <wp:positionV relativeFrom="paragraph">
                  <wp:posOffset>1048385</wp:posOffset>
                </wp:positionV>
                <wp:extent cx="2374900" cy="467360"/>
                <wp:effectExtent l="57150" t="38100" r="63500" b="85090"/>
                <wp:wrapSquare wrapText="bothSides"/>
                <wp:docPr id="19" name="מלבן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900"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0D2F39AF" w14:textId="77777777" w:rsidR="00DE2469" w:rsidRDefault="00DE2469" w:rsidP="00DE2469">
                            <w:pPr>
                              <w:jc w:val="center"/>
                              <w:rPr>
                                <w:b/>
                                <w:bCs/>
                                <w:sz w:val="44"/>
                                <w:szCs w:val="44"/>
                              </w:rPr>
                            </w:pPr>
                            <w:r>
                              <w:rPr>
                                <w:b/>
                                <w:bCs/>
                                <w:sz w:val="44"/>
                                <w:szCs w:val="44"/>
                              </w:rPr>
                              <w:t>Search Products</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636014" id="מלבן 19" o:spid="_x0000_s1035" style="position:absolute;left:0;text-align:left;margin-left:194.95pt;margin-top:82.55pt;width:187pt;height:36.8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" fillcolor="#a5d5e2 [1624]" strokecolor="#40a7c2 [3048]">
                <v:fill color2="#e4f2f6 [504]" rotate="t" angle="180" colors="0 #9eeaff;22938f #bbefff;1 #e4f9ff" focus="100%" type="gradient"/>
                <v:shadow on="t" color="black" opacity="24903f" origin=",.5" offset="0,.55556mm"/>
                <v:path arrowok="t"/>
                <v:textbox>
                  <w:txbxContent>
                    <w:p w14:paraId="0D2F39AF" w14:textId="77777777" w:rsidR="00DE2469" w:rsidRDefault="00DE2469" w:rsidP="00DE2469">
                      <w:pPr>
                        <w:jc w:val="center"/>
                        <w:rPr>
                          <w:b/>
                          <w:bCs/>
                          <w:sz w:val="44"/>
                          <w:szCs w:val="44"/>
                        </w:rPr>
                      </w:pPr>
                      <w:r>
                        <w:rPr>
                          <w:b/>
                          <w:bCs/>
                          <w:sz w:val="44"/>
                          <w:szCs w:val="44"/>
                        </w:rPr>
                        <w:t>Search Products</w:t>
                      </w:r>
                    </w:p>
                  </w:txbxContent>
                </v:textbox>
                <w10:wrap type="square"/>
              </v:rect>
            </w:pict>
          </mc:Fallback>
        </mc:AlternateContent>
      </w:r>
      <w:r>
        <w:rPr>
          <w:noProof/>
        </w:rPr>
        <mc:AlternateContent>
          <mc:Choice Requires="wps">
            <w:drawing>
              <wp:anchor distT="0" distB="0" distL="114300" distR="114300" simplePos="0" relativeHeight="251649024" behindDoc="0" locked="0" layoutInCell="1" allowOverlap="1" wp14:anchorId="7769CBFC" wp14:editId="6C532468">
                <wp:simplePos x="0" y="0"/>
                <wp:positionH relativeFrom="column">
                  <wp:posOffset>2740025</wp:posOffset>
                </wp:positionH>
                <wp:positionV relativeFrom="paragraph">
                  <wp:posOffset>529590</wp:posOffset>
                </wp:positionV>
                <wp:extent cx="344170" cy="521970"/>
                <wp:effectExtent l="0" t="0" r="55880" b="30480"/>
                <wp:wrapNone/>
                <wp:docPr id="16" name="מחבר חץ ישר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44170" cy="52197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4D0398" id="מחבר חץ ישר 16" o:spid="_x0000_s1026" type="#_x0000_t32" style="position:absolute;margin-left:215.75pt;margin-top:41.7pt;width:27.1pt;height:41.1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" strokecolor="black [3213]" strokeweight="1.5pt">
                <v:stroke endarrow="open"/>
                <o:lock v:ext="edit" shapetype="f"/>
              </v:shape>
            </w:pict>
          </mc:Fallback>
        </mc:AlternateContent>
      </w:r>
      <w:r>
        <w:rPr>
          <w:noProof/>
        </w:rPr>
        <mc:AlternateContent>
          <mc:Choice Requires="wps">
            <w:drawing>
              <wp:anchor distT="0" distB="0" distL="114300" distR="114300" simplePos="0" relativeHeight="251645952" behindDoc="0" locked="0" layoutInCell="1" allowOverlap="1" wp14:anchorId="30C371E4" wp14:editId="4CA8A7BC">
                <wp:simplePos x="0" y="0"/>
                <wp:positionH relativeFrom="column">
                  <wp:posOffset>293370</wp:posOffset>
                </wp:positionH>
                <wp:positionV relativeFrom="paragraph">
                  <wp:posOffset>529590</wp:posOffset>
                </wp:positionV>
                <wp:extent cx="1461770" cy="367665"/>
                <wp:effectExtent l="19050" t="0" r="5080" b="70485"/>
                <wp:wrapNone/>
                <wp:docPr id="21" name="מחבר חץ ישר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461770" cy="367665"/>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B6C880" id="מחבר חץ ישר 21" o:spid="_x0000_s1026" type="#_x0000_t32" style="position:absolute;margin-left:23.1pt;margin-top:41.7pt;width:115.1pt;height:28.95pt;flip:x;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" strokecolor="black [3213]" strokeweight="1.5pt">
                <v:stroke endarrow="open"/>
                <o:lock v:ext="edit" shapetype="f"/>
              </v:shape>
            </w:pict>
          </mc:Fallback>
        </mc:AlternateContent>
      </w:r>
      <w:r w:rsidR="00DE2469">
        <w:rPr>
          <w:noProof/>
        </w:rPr>
        <w:t xml:space="preserve">   </w:t>
      </w:r>
      <w:r w:rsidR="00DE2469">
        <w:rPr>
          <w:rFonts w:cs="Times New Roman"/>
          <w:noProof/>
          <w:sz w:val="24"/>
        </w:rPr>
        <w:t xml:space="preserve"> </w:t>
      </w:r>
      <w:r>
        <w:rPr>
          <w:noProof/>
        </w:rPr>
        <mc:AlternateContent>
          <mc:Choice Requires="wps">
            <w:drawing>
              <wp:anchor distT="0" distB="0" distL="114300" distR="114300" simplePos="0" relativeHeight="251644928" behindDoc="0" locked="0" layoutInCell="1" allowOverlap="1" wp14:anchorId="54F50EAB" wp14:editId="7D37BE2C">
                <wp:simplePos x="0" y="0"/>
                <wp:positionH relativeFrom="column">
                  <wp:posOffset>1570355</wp:posOffset>
                </wp:positionH>
                <wp:positionV relativeFrom="paragraph">
                  <wp:posOffset>54610</wp:posOffset>
                </wp:positionV>
                <wp:extent cx="1988185" cy="467360"/>
                <wp:effectExtent l="57150" t="38100" r="50165" b="85090"/>
                <wp:wrapSquare wrapText="bothSides"/>
                <wp:docPr id="13" name="מלבן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8185"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002D2002" w14:textId="77777777" w:rsidR="00DE2469" w:rsidRDefault="00DE2469" w:rsidP="00DE2469">
                            <w:pPr>
                              <w:jc w:val="center"/>
                              <w:rPr>
                                <w:b/>
                                <w:bCs/>
                                <w:sz w:val="44"/>
                                <w:szCs w:val="44"/>
                              </w:rPr>
                            </w:pPr>
                            <w:r>
                              <w:rPr>
                                <w:b/>
                                <w:bCs/>
                                <w:sz w:val="44"/>
                                <w:szCs w:val="44"/>
                              </w:rPr>
                              <w:t>Home Page</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F50EAB" id="מלבן 13" o:spid="_x0000_s1036" style="position:absolute;left:0;text-align:left;margin-left:123.65pt;margin-top:4.3pt;width:156.55pt;height:36.8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" fillcolor="#a5d5e2 [1624]" strokecolor="#40a7c2 [3048]">
                <v:fill color2="#e4f2f6 [504]" rotate="t" angle="180" colors="0 #9eeaff;22938f #bbefff;1 #e4f9ff" focus="100%" type="gradient"/>
                <v:shadow on="t" color="black" opacity="24903f" origin=",.5" offset="0,.55556mm"/>
                <v:path arrowok="t"/>
                <v:textbox>
                  <w:txbxContent>
                    <w:p w14:paraId="002D2002" w14:textId="77777777" w:rsidR="00DE2469" w:rsidRDefault="00DE2469" w:rsidP="00DE2469">
                      <w:pPr>
                        <w:jc w:val="center"/>
                        <w:rPr>
                          <w:b/>
                          <w:bCs/>
                          <w:sz w:val="44"/>
                          <w:szCs w:val="44"/>
                        </w:rPr>
                      </w:pPr>
                      <w:r>
                        <w:rPr>
                          <w:b/>
                          <w:bCs/>
                          <w:sz w:val="44"/>
                          <w:szCs w:val="44"/>
                        </w:rPr>
                        <w:t>Home Page</w:t>
                      </w:r>
                    </w:p>
                  </w:txbxContent>
                </v:textbox>
                <w10:wrap type="square"/>
              </v:rect>
            </w:pict>
          </mc:Fallback>
        </mc:AlternateContent>
      </w:r>
    </w:p>
    <w:p w14:paraId="191917F5" w14:textId="77777777" w:rsidR="00B82CC5" w:rsidRPr="004D38FB" w:rsidRDefault="00B82CC5" w:rsidP="00B82CC5">
      <w:pPr>
        <w:rPr>
          <w:rFonts w:ascii="David" w:hAnsi="David"/>
          <w:rtl/>
        </w:rPr>
      </w:pPr>
    </w:p>
    <w:p w14:paraId="72B8C22E" w14:textId="77777777" w:rsidR="00DE2469" w:rsidRDefault="00DE2469">
      <w:pPr>
        <w:bidi w:val="0"/>
        <w:spacing w:line="240" w:lineRule="auto"/>
        <w:jc w:val="left"/>
        <w:rPr>
          <w:rFonts w:ascii="Arial" w:hAnsi="Arial" w:cs="Narkisim"/>
          <w:b/>
          <w:bCs/>
          <w:i/>
          <w:iCs/>
          <w:sz w:val="40"/>
          <w:szCs w:val="40"/>
          <w:u w:val="single"/>
          <w:rtl/>
        </w:rPr>
      </w:pPr>
      <w:r>
        <w:rPr>
          <w:rtl/>
        </w:rPr>
        <w:br w:type="page"/>
      </w:r>
    </w:p>
    <w:p w14:paraId="34FE570C" w14:textId="77777777" w:rsidR="00B82CC5" w:rsidRPr="00B82CC5" w:rsidRDefault="00B82CC5" w:rsidP="00B82CC5">
      <w:pPr>
        <w:pStyle w:val="Heading2"/>
        <w:rPr>
          <w:rtl/>
        </w:rPr>
      </w:pPr>
      <w:bookmarkStart w:id="16" w:name="_Toc224567513"/>
      <w:r>
        <w:rPr>
          <w:rFonts w:hint="cs"/>
          <w:rtl/>
        </w:rPr>
        <w:lastRenderedPageBreak/>
        <w:t>תיאור המסכים</w:t>
      </w:r>
      <w:bookmarkEnd w:id="16"/>
    </w:p>
    <w:p w14:paraId="1C5E3669" w14:textId="77777777" w:rsidR="00B82CC5" w:rsidRPr="00627A67" w:rsidRDefault="00B82CC5" w:rsidP="00B82CC5">
      <w:pPr>
        <w:rPr>
          <w:rFonts w:ascii="David" w:hAnsi="David"/>
          <w:color w:val="0033CC"/>
          <w:rtl/>
        </w:rPr>
      </w:pPr>
      <w:r w:rsidRPr="00627A67">
        <w:rPr>
          <w:rFonts w:ascii="David" w:hAnsi="David"/>
          <w:color w:val="0033CC"/>
          <w:rtl/>
        </w:rPr>
        <w:t>עבור כל מסך באפליקציה יש לציין:</w:t>
      </w:r>
    </w:p>
    <w:p w14:paraId="655A25D2" w14:textId="77777777" w:rsidR="00B82CC5" w:rsidRPr="00627A67" w:rsidRDefault="00B82CC5" w:rsidP="00B82CC5">
      <w:pPr>
        <w:numPr>
          <w:ilvl w:val="0"/>
          <w:numId w:val="11"/>
        </w:numPr>
        <w:spacing w:after="160" w:line="259" w:lineRule="auto"/>
        <w:jc w:val="left"/>
        <w:rPr>
          <w:rFonts w:ascii="David" w:hAnsi="David"/>
          <w:color w:val="0033CC"/>
          <w:rtl/>
        </w:rPr>
      </w:pPr>
      <w:r w:rsidRPr="00627A67">
        <w:rPr>
          <w:rFonts w:ascii="David" w:hAnsi="David"/>
          <w:color w:val="0033CC"/>
          <w:rtl/>
        </w:rPr>
        <w:t xml:space="preserve">כותרת/שם/תפקיד המסך </w:t>
      </w:r>
    </w:p>
    <w:p w14:paraId="4E69D4A9" w14:textId="77777777" w:rsidR="00B82CC5" w:rsidRPr="00627A67" w:rsidRDefault="00B82CC5" w:rsidP="00B82CC5">
      <w:pPr>
        <w:numPr>
          <w:ilvl w:val="0"/>
          <w:numId w:val="11"/>
        </w:numPr>
        <w:spacing w:after="160" w:line="259" w:lineRule="auto"/>
        <w:jc w:val="left"/>
        <w:rPr>
          <w:rFonts w:ascii="David" w:hAnsi="David"/>
          <w:color w:val="0033CC"/>
          <w:rtl/>
        </w:rPr>
      </w:pPr>
      <w:r w:rsidRPr="00627A67">
        <w:rPr>
          <w:rFonts w:ascii="David" w:hAnsi="David"/>
          <w:color w:val="0033CC"/>
          <w:rtl/>
        </w:rPr>
        <w:t>תיאור המסך – איזה מידע מציג, מה ניתן לבצע בו</w:t>
      </w:r>
    </w:p>
    <w:p w14:paraId="4D103C66" w14:textId="77777777" w:rsidR="00B82CC5" w:rsidRPr="00627A67" w:rsidRDefault="00B82CC5" w:rsidP="00B82CC5">
      <w:pPr>
        <w:numPr>
          <w:ilvl w:val="0"/>
          <w:numId w:val="11"/>
        </w:numPr>
        <w:spacing w:after="160" w:line="259" w:lineRule="auto"/>
        <w:jc w:val="left"/>
        <w:rPr>
          <w:rFonts w:ascii="David" w:hAnsi="David"/>
          <w:color w:val="0033CC"/>
          <w:rtl/>
        </w:rPr>
      </w:pPr>
      <w:r w:rsidRPr="00627A67">
        <w:rPr>
          <w:rFonts w:ascii="David" w:hAnsi="David"/>
          <w:color w:val="0033CC"/>
          <w:rtl/>
        </w:rPr>
        <w:t>תמונת המסך</w:t>
      </w:r>
    </w:p>
    <w:p w14:paraId="02E9E934" w14:textId="77777777" w:rsidR="00B82CC5" w:rsidRPr="00627A67" w:rsidRDefault="00B82CC5" w:rsidP="00B82CC5">
      <w:pPr>
        <w:numPr>
          <w:ilvl w:val="0"/>
          <w:numId w:val="11"/>
        </w:numPr>
        <w:spacing w:after="160" w:line="259" w:lineRule="auto"/>
        <w:jc w:val="left"/>
        <w:rPr>
          <w:rFonts w:ascii="David" w:hAnsi="David"/>
          <w:color w:val="0033CC"/>
          <w:rtl/>
        </w:rPr>
      </w:pPr>
      <w:r w:rsidRPr="00627A67">
        <w:rPr>
          <w:rFonts w:ascii="David" w:hAnsi="David"/>
          <w:color w:val="0033CC"/>
          <w:rtl/>
        </w:rPr>
        <w:t xml:space="preserve">עבור כל אלמנט תצוגה (לחצן,תיבת טקסט וכו') יש להסביר </w:t>
      </w:r>
      <w:r>
        <w:rPr>
          <w:rFonts w:ascii="David" w:hAnsi="David" w:hint="cs"/>
          <w:color w:val="0033CC"/>
          <w:rtl/>
        </w:rPr>
        <w:t xml:space="preserve">את </w:t>
      </w:r>
      <w:r w:rsidRPr="00627A67">
        <w:rPr>
          <w:rFonts w:ascii="David" w:hAnsi="David"/>
          <w:color w:val="0033CC"/>
          <w:rtl/>
        </w:rPr>
        <w:t>תפקידם</w:t>
      </w:r>
    </w:p>
    <w:p w14:paraId="62A422B1" w14:textId="77777777" w:rsidR="00B82CC5" w:rsidRPr="00EF5127" w:rsidRDefault="00B82CC5" w:rsidP="00B82CC5">
      <w:pPr>
        <w:spacing w:line="360" w:lineRule="auto"/>
        <w:rPr>
          <w:b/>
          <w:bCs/>
          <w:color w:val="0000FF"/>
          <w:rtl/>
        </w:rPr>
      </w:pPr>
      <w:r>
        <w:rPr>
          <w:rFonts w:hint="cs"/>
          <w:b/>
          <w:bCs/>
          <w:color w:val="0000FF"/>
          <w:rtl/>
        </w:rPr>
        <w:t xml:space="preserve">לא לשכוח </w:t>
      </w:r>
      <w:r>
        <w:rPr>
          <w:b/>
          <w:bCs/>
          <w:color w:val="0000FF"/>
          <w:rtl/>
        </w:rPr>
        <w:t>–</w:t>
      </w:r>
      <w:r>
        <w:rPr>
          <w:rFonts w:hint="cs"/>
          <w:b/>
          <w:bCs/>
          <w:color w:val="0000FF"/>
          <w:rtl/>
        </w:rPr>
        <w:t xml:space="preserve"> יש להתייחס ל</w:t>
      </w:r>
      <w:r w:rsidRPr="00EF5127">
        <w:rPr>
          <w:rFonts w:hint="cs"/>
          <w:b/>
          <w:bCs/>
          <w:color w:val="0000FF"/>
          <w:rtl/>
        </w:rPr>
        <w:t xml:space="preserve">כל תפריט (וכל אופציה בתוכו), כל </w:t>
      </w:r>
      <w:r w:rsidRPr="00EF5127">
        <w:rPr>
          <w:b/>
          <w:bCs/>
          <w:color w:val="0000FF"/>
        </w:rPr>
        <w:t>Dialog</w:t>
      </w:r>
      <w:r w:rsidRPr="00EF5127">
        <w:rPr>
          <w:rFonts w:hint="cs"/>
          <w:b/>
          <w:bCs/>
          <w:color w:val="0000FF"/>
          <w:rtl/>
        </w:rPr>
        <w:t xml:space="preserve"> שנפתח </w:t>
      </w:r>
    </w:p>
    <w:p w14:paraId="4DD3BFFC" w14:textId="77777777" w:rsidR="00B82CC5" w:rsidRPr="0064586C" w:rsidRDefault="00B82CC5" w:rsidP="00B82CC5">
      <w:pPr>
        <w:spacing w:line="360" w:lineRule="auto"/>
        <w:rPr>
          <w:color w:val="0000FF"/>
          <w:rtl/>
        </w:rPr>
      </w:pPr>
      <w:r w:rsidRPr="00EF5127">
        <w:rPr>
          <w:rFonts w:hint="cs"/>
          <w:color w:val="0000FF"/>
          <w:u w:val="single"/>
          <w:rtl/>
        </w:rPr>
        <w:t>הערה:</w:t>
      </w:r>
      <w:r>
        <w:rPr>
          <w:rFonts w:hint="cs"/>
          <w:color w:val="0000FF"/>
          <w:rtl/>
        </w:rPr>
        <w:t xml:space="preserve"> ניתן להניח כי הקורא הוא </w:t>
      </w:r>
      <w:r w:rsidR="004A4709">
        <w:rPr>
          <w:rFonts w:hint="cs"/>
          <w:color w:val="0000FF"/>
          <w:rtl/>
        </w:rPr>
        <w:t>אינטליגנטי</w:t>
      </w:r>
      <w:r>
        <w:rPr>
          <w:rFonts w:hint="cs"/>
          <w:color w:val="0000FF"/>
          <w:rtl/>
        </w:rPr>
        <w:t xml:space="preserve"> מספיק כדי לדעת לקרוא את הכתוב על הכפתורים, לכן יש צורך להרחיב רק לגבי כפתורים/אופציות בתפריט אשר אינם מובנים מאליהם או שבקוד מאחור קורים דברים שאינם טריוויאליים (למשל </w:t>
      </w:r>
      <w:r>
        <w:rPr>
          <w:color w:val="0000FF"/>
          <w:rtl/>
        </w:rPr>
        <w:t>–</w:t>
      </w:r>
      <w:r>
        <w:rPr>
          <w:rFonts w:hint="cs"/>
          <w:color w:val="0000FF"/>
          <w:rtl/>
        </w:rPr>
        <w:t xml:space="preserve"> כאשר בוחרים "המשך משחק" המערכת ממשיכה את המשחק האחרון, בעוד ש"התחל משחק חדש" ימחק את המשחק השמור ויתחיל חדש, אחרי שיפתח </w:t>
      </w:r>
      <w:r>
        <w:rPr>
          <w:color w:val="0000FF"/>
        </w:rPr>
        <w:t>Dialog</w:t>
      </w:r>
      <w:r>
        <w:rPr>
          <w:rFonts w:hint="cs"/>
          <w:color w:val="0000FF"/>
          <w:rtl/>
        </w:rPr>
        <w:t xml:space="preserve"> שמוודא שהמשתמש מבין שזה מה שהולך לקרות).</w:t>
      </w:r>
    </w:p>
    <w:p w14:paraId="4F7915AA" w14:textId="77777777" w:rsidR="00B82CC5" w:rsidRPr="00EF5127" w:rsidRDefault="00B82CC5" w:rsidP="00B82CC5">
      <w:pPr>
        <w:rPr>
          <w:color w:val="0000FF"/>
          <w:rtl/>
        </w:rPr>
      </w:pPr>
      <w:r w:rsidRPr="00E5596F">
        <w:rPr>
          <w:rFonts w:hint="cs"/>
          <w:b/>
          <w:bCs/>
          <w:color w:val="0000FF"/>
          <w:rtl/>
        </w:rPr>
        <w:t>הערה</w:t>
      </w:r>
      <w:r>
        <w:rPr>
          <w:rFonts w:hint="cs"/>
          <w:color w:val="0000FF"/>
          <w:rtl/>
        </w:rPr>
        <w:t xml:space="preserve">: בכל אחד מהמסכים </w:t>
      </w:r>
      <w:r w:rsidRPr="00EF5127">
        <w:rPr>
          <w:rFonts w:hint="cs"/>
          <w:color w:val="0000FF"/>
          <w:rtl/>
        </w:rPr>
        <w:t xml:space="preserve">יש להתייחס </w:t>
      </w:r>
      <w:r>
        <w:rPr>
          <w:rFonts w:hint="cs"/>
          <w:color w:val="0000FF"/>
          <w:rtl/>
        </w:rPr>
        <w:t xml:space="preserve">מפורשות </w:t>
      </w:r>
      <w:r w:rsidRPr="00EF5127">
        <w:rPr>
          <w:rFonts w:hint="cs"/>
          <w:color w:val="0000FF"/>
          <w:rtl/>
        </w:rPr>
        <w:t xml:space="preserve">לדברים שקוראים כחלק ממחזור החיים של </w:t>
      </w:r>
      <w:r w:rsidRPr="00EF5127">
        <w:rPr>
          <w:color w:val="0000FF"/>
        </w:rPr>
        <w:t>Activity</w:t>
      </w:r>
      <w:r w:rsidRPr="00EF5127">
        <w:rPr>
          <w:rFonts w:hint="cs"/>
          <w:color w:val="0000FF"/>
          <w:rtl/>
        </w:rPr>
        <w:t xml:space="preserve"> (למשל </w:t>
      </w:r>
      <w:r w:rsidRPr="00EF5127">
        <w:rPr>
          <w:color w:val="0000FF"/>
          <w:rtl/>
        </w:rPr>
        <w:t>–</w:t>
      </w:r>
      <w:r w:rsidRPr="00EF5127">
        <w:rPr>
          <w:rFonts w:hint="cs"/>
          <w:color w:val="0000FF"/>
          <w:rtl/>
        </w:rPr>
        <w:t xml:space="preserve"> ב-</w:t>
      </w:r>
      <w:proofErr w:type="spellStart"/>
      <w:r w:rsidRPr="00EF5127">
        <w:rPr>
          <w:color w:val="0000FF"/>
        </w:rPr>
        <w:t>onPause</w:t>
      </w:r>
      <w:proofErr w:type="spellEnd"/>
      <w:r w:rsidRPr="00EF5127">
        <w:rPr>
          <w:rFonts w:hint="cs"/>
          <w:color w:val="0000FF"/>
          <w:rtl/>
        </w:rPr>
        <w:t xml:space="preserve"> שומרים לקובץ את מצב המערכת, ב-</w:t>
      </w:r>
      <w:proofErr w:type="spellStart"/>
      <w:r w:rsidRPr="00EF5127">
        <w:rPr>
          <w:color w:val="0000FF"/>
        </w:rPr>
        <w:t>onResume</w:t>
      </w:r>
      <w:proofErr w:type="spellEnd"/>
      <w:r w:rsidRPr="00EF5127">
        <w:rPr>
          <w:rFonts w:hint="cs"/>
          <w:color w:val="0000FF"/>
          <w:rtl/>
        </w:rPr>
        <w:t xml:space="preserve"> טוענים אותו חזרה).</w:t>
      </w:r>
    </w:p>
    <w:p w14:paraId="734102E8" w14:textId="77777777" w:rsidR="001B23A6" w:rsidRPr="001B23A6" w:rsidRDefault="00857D67" w:rsidP="001B23A6">
      <w:pPr>
        <w:numPr>
          <w:ilvl w:val="0"/>
          <w:numId w:val="12"/>
        </w:numPr>
        <w:spacing w:after="160" w:line="259" w:lineRule="auto"/>
        <w:jc w:val="left"/>
        <w:rPr>
          <w:rFonts w:ascii="David" w:hAnsi="David"/>
          <w:color w:val="0000FF"/>
          <w:rtl/>
        </w:rPr>
      </w:pPr>
      <w:r w:rsidRPr="000F507D">
        <w:rPr>
          <w:rFonts w:ascii="David" w:hAnsi="David"/>
          <w:color w:val="0000FF"/>
          <w:rtl/>
        </w:rPr>
        <w:t>ההסבר הוא עבור המשתמש. כמו כן יש לציין אם יש מגבלות או אילוצים באילו אלמנטים בחלון / מסך המדובר (מס תווים / חוזק סיסמה, בדיקות קלט, גודל תמונה וכו' )</w:t>
      </w:r>
    </w:p>
    <w:p w14:paraId="20196A8E" w14:textId="77777777" w:rsidR="001B23A6" w:rsidRPr="001B23A6" w:rsidRDefault="001B23A6">
      <w:pPr>
        <w:spacing w:line="360" w:lineRule="auto"/>
        <w:rPr>
          <w:ins w:id="17" w:author="יוסי ירון" w:date="2026-03-16T15:17:00Z" w16du:dateUtc="2026-03-16T13:17:00Z"/>
          <w:color w:val="0000FF"/>
          <w:rtl/>
          <w:rPrChange w:id="18" w:author="יוסי ירון" w:date="2026-03-16T15:18:00Z" w16du:dateUtc="2026-03-16T13:18:00Z">
            <w:rPr>
              <w:ins w:id="19" w:author="יוסי ירון" w:date="2026-03-16T15:17:00Z" w16du:dateUtc="2026-03-16T13:17:00Z"/>
              <w:rtl/>
            </w:rPr>
          </w:rPrChange>
        </w:rPr>
        <w:pPrChange w:id="20" w:author="יוסי ירון" w:date="2026-03-16T15:17:00Z" w16du:dateUtc="2026-03-16T13:17:00Z">
          <w:pPr>
            <w:pStyle w:val="ListParagraph"/>
            <w:numPr>
              <w:numId w:val="12"/>
            </w:numPr>
            <w:tabs>
              <w:tab w:val="num" w:pos="720"/>
            </w:tabs>
            <w:spacing w:line="360" w:lineRule="auto"/>
            <w:ind w:hanging="360"/>
          </w:pPr>
        </w:pPrChange>
      </w:pPr>
      <w:ins w:id="21" w:author="יוסי ירון" w:date="2026-03-16T15:17:00Z" w16du:dateUtc="2026-03-16T13:17:00Z">
        <w:r>
          <w:rPr>
            <w:rFonts w:hint="cs"/>
            <w:color w:val="0000FF"/>
            <w:rtl/>
          </w:rPr>
          <w:t>הערה:</w:t>
        </w:r>
        <w:r>
          <w:rPr>
            <w:color w:val="0000FF"/>
          </w:rPr>
          <w:t xml:space="preserve"> </w:t>
        </w:r>
        <w:r>
          <w:rPr>
            <w:rFonts w:hint="cs"/>
            <w:color w:val="0000FF"/>
            <w:rtl/>
          </w:rPr>
          <w:t xml:space="preserve">ניתן לצרף לכל אחד מהמסכים </w:t>
        </w:r>
        <w:r w:rsidRPr="001B23A6">
          <w:rPr>
            <w:rFonts w:hint="eastAsia"/>
            <w:b/>
            <w:bCs/>
            <w:color w:val="0000FF"/>
            <w:u w:val="single"/>
            <w:rtl/>
            <w:rPrChange w:id="22" w:author="יוסי ירון" w:date="2026-03-16T15:18:00Z" w16du:dateUtc="2026-03-16T13:18:00Z">
              <w:rPr>
                <w:rFonts w:hint="eastAsia"/>
                <w:color w:val="0000FF"/>
                <w:rtl/>
              </w:rPr>
            </w:rPrChange>
          </w:rPr>
          <w:t>גם</w:t>
        </w:r>
        <w:r>
          <w:rPr>
            <w:rFonts w:hint="cs"/>
            <w:color w:val="0000FF"/>
            <w:rtl/>
          </w:rPr>
          <w:t xml:space="preserve"> קישור לסרטון וידאו </w:t>
        </w:r>
      </w:ins>
      <w:ins w:id="23" w:author="יוסי ירון" w:date="2026-03-16T15:18:00Z" w16du:dateUtc="2026-03-16T13:18:00Z">
        <w:r>
          <w:rPr>
            <w:rFonts w:hint="cs"/>
            <w:color w:val="0000FF"/>
            <w:rtl/>
          </w:rPr>
          <w:t xml:space="preserve">המדגים את השימוש בו, אך דבר זה יהיה בנוסף לתיעוד המפורט לעיל </w:t>
        </w:r>
        <w:r w:rsidRPr="001B23A6">
          <w:rPr>
            <w:rFonts w:hint="eastAsia"/>
            <w:color w:val="0000FF"/>
            <w:u w:val="single"/>
            <w:rtl/>
            <w:rPrChange w:id="24" w:author="יוסי ירון" w:date="2026-03-16T15:18:00Z" w16du:dateUtc="2026-03-16T13:18:00Z">
              <w:rPr>
                <w:rFonts w:hint="eastAsia"/>
                <w:color w:val="0000FF"/>
                <w:rtl/>
              </w:rPr>
            </w:rPrChange>
          </w:rPr>
          <w:t>ולא</w:t>
        </w:r>
        <w:r w:rsidRPr="001B23A6">
          <w:rPr>
            <w:color w:val="0000FF"/>
            <w:u w:val="single"/>
            <w:rtl/>
            <w:rPrChange w:id="25" w:author="יוסי ירון" w:date="2026-03-16T15:18:00Z" w16du:dateUtc="2026-03-16T13:18:00Z">
              <w:rPr>
                <w:color w:val="0000FF"/>
                <w:rtl/>
              </w:rPr>
            </w:rPrChange>
          </w:rPr>
          <w:t xml:space="preserve"> במקומו</w:t>
        </w:r>
        <w:r>
          <w:rPr>
            <w:rFonts w:hint="cs"/>
            <w:color w:val="0000FF"/>
            <w:u w:val="single"/>
            <w:rtl/>
          </w:rPr>
          <w:t>.</w:t>
        </w:r>
        <w:r>
          <w:rPr>
            <w:rFonts w:hint="cs"/>
            <w:color w:val="0000FF"/>
            <w:rtl/>
          </w:rPr>
          <w:t xml:space="preserve"> בנוסף יש לוודא כי הקישור הזה נשאר </w:t>
        </w:r>
      </w:ins>
      <w:ins w:id="26" w:author="יוסי ירון" w:date="2026-03-16T15:19:00Z" w16du:dateUtc="2026-03-16T13:19:00Z">
        <w:r>
          <w:rPr>
            <w:rFonts w:hint="cs"/>
            <w:color w:val="0000FF"/>
            <w:rtl/>
          </w:rPr>
          <w:t>בתוקף למשך שנה לפחות מתום שנת הלימודים.</w:t>
        </w:r>
      </w:ins>
    </w:p>
    <w:p w14:paraId="0A198F33" w14:textId="77777777" w:rsidR="001B23A6" w:rsidRDefault="001B23A6">
      <w:pPr>
        <w:rPr>
          <w:ins w:id="27" w:author="יוסי ירון" w:date="2026-03-16T15:17:00Z" w16du:dateUtc="2026-03-16T13:17:00Z"/>
          <w:rtl/>
        </w:rPr>
        <w:pPrChange w:id="28" w:author="יוסי ירון" w:date="2026-03-16T15:17:00Z" w16du:dateUtc="2026-03-16T13:17:00Z">
          <w:pPr>
            <w:pStyle w:val="Heading3"/>
          </w:pPr>
        </w:pPrChange>
      </w:pPr>
    </w:p>
    <w:p w14:paraId="11974131" w14:textId="77777777" w:rsidR="00B82CC5" w:rsidRDefault="00B82CC5" w:rsidP="00B82CC5">
      <w:pPr>
        <w:pStyle w:val="Heading3"/>
        <w:rPr>
          <w:rtl/>
        </w:rPr>
      </w:pPr>
      <w:bookmarkStart w:id="29" w:name="_Toc224567514"/>
      <w:r>
        <w:rPr>
          <w:rFonts w:hint="cs"/>
          <w:rtl/>
        </w:rPr>
        <w:t>מסך פתיחה</w:t>
      </w:r>
      <w:bookmarkEnd w:id="29"/>
    </w:p>
    <w:p w14:paraId="72ACA7F9" w14:textId="77777777" w:rsidR="00B82CC5" w:rsidRPr="0012638B" w:rsidRDefault="00B82CC5" w:rsidP="00B82CC5">
      <w:pPr>
        <w:rPr>
          <w:color w:val="FF0000"/>
          <w:rtl/>
        </w:rPr>
      </w:pPr>
      <w:r w:rsidRPr="0012638B">
        <w:rPr>
          <w:rFonts w:hint="cs"/>
          <w:color w:val="FF0000"/>
          <w:rtl/>
        </w:rPr>
        <w:t>דוגמא: מסך זה מכיל את התפריט הראשי של האפליקציה והוא המסך הראשון שהמשתמש רואה ...</w:t>
      </w:r>
    </w:p>
    <w:p w14:paraId="64B4FDFB" w14:textId="77777777" w:rsidR="00B82CC5" w:rsidRDefault="00B82CC5" w:rsidP="00B82CC5">
      <w:pPr>
        <w:pStyle w:val="Heading4"/>
        <w:rPr>
          <w:rtl/>
        </w:rPr>
      </w:pPr>
      <w:bookmarkStart w:id="30" w:name="_Toc224567515"/>
      <w:r>
        <w:rPr>
          <w:rFonts w:hint="cs"/>
          <w:rtl/>
        </w:rPr>
        <w:t xml:space="preserve">תפריט </w:t>
      </w:r>
      <w:r>
        <w:t>X</w:t>
      </w:r>
      <w:bookmarkEnd w:id="30"/>
    </w:p>
    <w:p w14:paraId="0E807036" w14:textId="77777777" w:rsidR="00B82CC5" w:rsidRPr="00F1236F" w:rsidRDefault="00B82CC5" w:rsidP="00B82CC5">
      <w:pPr>
        <w:rPr>
          <w:color w:val="0000FF"/>
          <w:rtl/>
        </w:rPr>
      </w:pPr>
      <w:r w:rsidRPr="00F1236F">
        <w:rPr>
          <w:rFonts w:hint="cs"/>
          <w:color w:val="0000FF"/>
          <w:rtl/>
        </w:rPr>
        <w:t>שימו צילום מסך של התפריט (</w:t>
      </w:r>
      <w:r w:rsidRPr="00F1236F">
        <w:rPr>
          <w:color w:val="0000FF"/>
        </w:rPr>
        <w:t>Options Menu</w:t>
      </w:r>
      <w:r w:rsidRPr="00F1236F">
        <w:rPr>
          <w:rFonts w:hint="cs"/>
          <w:color w:val="0000FF"/>
          <w:rtl/>
        </w:rPr>
        <w:t>) בו אתם משתמשים במסך זה (אם יש כזה) והסבירו מהן האופציות המופיעות בו.</w:t>
      </w:r>
    </w:p>
    <w:p w14:paraId="705D7BEA" w14:textId="77777777" w:rsidR="00B82CC5" w:rsidRPr="0012638B" w:rsidRDefault="00B82CC5" w:rsidP="00B82CC5">
      <w:pPr>
        <w:rPr>
          <w:color w:val="FF0000"/>
          <w:rtl/>
        </w:rPr>
      </w:pPr>
      <w:r w:rsidRPr="00F1236F">
        <w:rPr>
          <w:rFonts w:hint="cs"/>
          <w:color w:val="0000FF"/>
          <w:rtl/>
        </w:rPr>
        <w:t>אם יש תפריטים גם על פקדים (</w:t>
      </w:r>
      <w:proofErr w:type="spellStart"/>
      <w:r w:rsidRPr="00F1236F">
        <w:rPr>
          <w:color w:val="0000FF"/>
        </w:rPr>
        <w:t>Conext</w:t>
      </w:r>
      <w:proofErr w:type="spellEnd"/>
      <w:r w:rsidRPr="00F1236F">
        <w:rPr>
          <w:color w:val="0000FF"/>
        </w:rPr>
        <w:t xml:space="preserve"> menu</w:t>
      </w:r>
      <w:r w:rsidRPr="00F1236F">
        <w:rPr>
          <w:rFonts w:hint="cs"/>
          <w:color w:val="0000FF"/>
          <w:rtl/>
        </w:rPr>
        <w:t xml:space="preserve">) </w:t>
      </w:r>
      <w:r w:rsidRPr="00F1236F">
        <w:rPr>
          <w:color w:val="0000FF"/>
          <w:rtl/>
        </w:rPr>
        <w:t>–</w:t>
      </w:r>
      <w:r w:rsidRPr="00F1236F">
        <w:rPr>
          <w:rFonts w:hint="cs"/>
          <w:color w:val="0000FF"/>
          <w:rtl/>
        </w:rPr>
        <w:t xml:space="preserve"> הוסיפו אותם</w:t>
      </w:r>
      <w:r>
        <w:rPr>
          <w:rFonts w:hint="cs"/>
          <w:color w:val="FF0000"/>
          <w:rtl/>
        </w:rPr>
        <w:t>.</w:t>
      </w:r>
    </w:p>
    <w:p w14:paraId="4D67B7F8" w14:textId="77777777" w:rsidR="00B82CC5" w:rsidRDefault="00B82CC5" w:rsidP="00B82CC5">
      <w:pPr>
        <w:rPr>
          <w:color w:val="FF0000"/>
          <w:rtl/>
        </w:rPr>
      </w:pPr>
    </w:p>
    <w:p w14:paraId="1F097798" w14:textId="77777777" w:rsidR="00B82CC5" w:rsidRPr="00F1236F" w:rsidRDefault="00B82CC5" w:rsidP="00B82CC5">
      <w:pPr>
        <w:rPr>
          <w:b/>
          <w:bCs/>
          <w:color w:val="0000FF"/>
          <w:rtl/>
        </w:rPr>
      </w:pPr>
      <w:r w:rsidRPr="00F1236F">
        <w:rPr>
          <w:rFonts w:hint="cs"/>
          <w:b/>
          <w:bCs/>
          <w:color w:val="0000FF"/>
          <w:rtl/>
        </w:rPr>
        <w:t xml:space="preserve">שימו לב </w:t>
      </w:r>
      <w:r w:rsidRPr="00F1236F">
        <w:rPr>
          <w:b/>
          <w:bCs/>
          <w:color w:val="0000FF"/>
          <w:rtl/>
        </w:rPr>
        <w:t>–</w:t>
      </w:r>
      <w:r w:rsidRPr="00F1236F">
        <w:rPr>
          <w:rFonts w:hint="cs"/>
          <w:b/>
          <w:bCs/>
          <w:color w:val="0000FF"/>
          <w:rtl/>
        </w:rPr>
        <w:t xml:space="preserve"> כאשר אתם מוסיפים את המסכים והתפריטים שלכם, עליכם להעתיק את </w:t>
      </w:r>
      <w:r w:rsidRPr="00F1236F">
        <w:rPr>
          <w:rFonts w:hint="cs"/>
          <w:b/>
          <w:bCs/>
          <w:color w:val="0000FF"/>
          <w:u w:val="single"/>
          <w:rtl/>
        </w:rPr>
        <w:t>העיצוב</w:t>
      </w:r>
      <w:r w:rsidRPr="00F1236F">
        <w:rPr>
          <w:rFonts w:hint="cs"/>
          <w:b/>
          <w:bCs/>
          <w:color w:val="0000FF"/>
          <w:rtl/>
        </w:rPr>
        <w:t xml:space="preserve"> של הכותרות של המסכים והתפריטים בדוגמאות, כדי שאלה יופיעו בתוכן העניינים.</w:t>
      </w:r>
    </w:p>
    <w:p w14:paraId="493DB52B" w14:textId="77777777" w:rsidR="00D121CE" w:rsidRDefault="00D121CE">
      <w:pPr>
        <w:bidi w:val="0"/>
        <w:spacing w:line="240" w:lineRule="auto"/>
        <w:jc w:val="left"/>
        <w:rPr>
          <w:rtl/>
        </w:rPr>
      </w:pPr>
      <w:r>
        <w:rPr>
          <w:rtl/>
        </w:rPr>
        <w:br w:type="page"/>
      </w:r>
    </w:p>
    <w:p w14:paraId="5F5C203D" w14:textId="77777777" w:rsidR="00857D67" w:rsidRDefault="002A390B" w:rsidP="002A390B">
      <w:pPr>
        <w:pStyle w:val="Heading3"/>
        <w:pageBreakBefore/>
        <w:rPr>
          <w:rtl/>
        </w:rPr>
      </w:pPr>
      <w:bookmarkStart w:id="31" w:name="_Toc224567516"/>
      <w:ins w:id="32" w:author="יוסי ירון" w:date="2026-03-16T14:46:00Z" w16du:dateUtc="2026-03-16T12:46:00Z">
        <w:r>
          <w:rPr>
            <w:rFonts w:hint="cs"/>
            <w:rtl/>
          </w:rPr>
          <w:lastRenderedPageBreak/>
          <w:t>הוראות התקנה</w:t>
        </w:r>
      </w:ins>
      <w:ins w:id="33" w:author="יוסי ירון" w:date="2026-03-16T14:47:00Z" w16du:dateUtc="2026-03-16T12:47:00Z">
        <w:r>
          <w:rPr>
            <w:rFonts w:hint="cs"/>
            <w:rtl/>
          </w:rPr>
          <w:t xml:space="preserve"> ו</w:t>
        </w:r>
      </w:ins>
      <w:r w:rsidR="00857D67">
        <w:rPr>
          <w:rFonts w:hint="cs"/>
          <w:rtl/>
        </w:rPr>
        <w:t>הרשאות</w:t>
      </w:r>
      <w:bookmarkEnd w:id="31"/>
    </w:p>
    <w:p w14:paraId="6C4DBA65" w14:textId="77777777" w:rsidR="002A390B" w:rsidRDefault="002A390B" w:rsidP="00857D67">
      <w:pPr>
        <w:rPr>
          <w:ins w:id="34" w:author="יוסי ירון" w:date="2026-03-16T14:48:00Z" w16du:dateUtc="2026-03-16T12:48:00Z"/>
          <w:color w:val="0000FF"/>
          <w:rtl/>
        </w:rPr>
      </w:pPr>
      <w:ins w:id="35" w:author="יוסי ירון" w:date="2026-03-16T14:48:00Z" w16du:dateUtc="2026-03-16T12:48:00Z">
        <w:r>
          <w:rPr>
            <w:rFonts w:hint="cs"/>
            <w:color w:val="0000FF"/>
            <w:rtl/>
          </w:rPr>
          <w:t xml:space="preserve">אם יש פעולות שצריך לבצע לפני התקנה </w:t>
        </w:r>
        <w:r>
          <w:rPr>
            <w:color w:val="0000FF"/>
            <w:rtl/>
          </w:rPr>
          <w:t>–</w:t>
        </w:r>
        <w:r>
          <w:rPr>
            <w:rFonts w:hint="cs"/>
            <w:color w:val="0000FF"/>
            <w:rtl/>
          </w:rPr>
          <w:t xml:space="preserve"> זה המקום לציין אותן.</w:t>
        </w:r>
      </w:ins>
    </w:p>
    <w:p w14:paraId="7CF4A6A7" w14:textId="77777777" w:rsidR="00857D67" w:rsidRDefault="002A390B" w:rsidP="002A390B">
      <w:pPr>
        <w:rPr>
          <w:color w:val="0000FF"/>
          <w:rtl/>
        </w:rPr>
      </w:pPr>
      <w:ins w:id="36" w:author="יוסי ירון" w:date="2026-03-16T14:48:00Z" w16du:dateUtc="2026-03-16T12:48:00Z">
        <w:r>
          <w:rPr>
            <w:rFonts w:hint="cs"/>
            <w:color w:val="0000FF"/>
            <w:rtl/>
          </w:rPr>
          <w:t xml:space="preserve">בנוסף יש לציין כאן את </w:t>
        </w:r>
      </w:ins>
      <w:del w:id="37" w:author="יוסי ירון" w:date="2026-03-16T14:48:00Z" w16du:dateUtc="2026-03-16T12:48:00Z">
        <w:r w:rsidR="00857D67" w:rsidRPr="00146310" w:rsidDel="002A390B">
          <w:rPr>
            <w:rFonts w:hint="cs"/>
            <w:color w:val="0000FF"/>
            <w:rtl/>
          </w:rPr>
          <w:delText xml:space="preserve">פירוט </w:delText>
        </w:r>
      </w:del>
      <w:r w:rsidR="00857D67" w:rsidRPr="00146310">
        <w:rPr>
          <w:rFonts w:hint="cs"/>
          <w:color w:val="0000FF"/>
          <w:rtl/>
        </w:rPr>
        <w:t>ההרשאות שהאפליקציה דורשת והסבר על כל הרשאה.</w:t>
      </w:r>
    </w:p>
    <w:p w14:paraId="50AA5F82" w14:textId="77777777" w:rsidR="00857D67" w:rsidRDefault="00857D67" w:rsidP="00857D67">
      <w:pPr>
        <w:rPr>
          <w:color w:val="0000FF"/>
          <w:rtl/>
        </w:rPr>
      </w:pPr>
      <w:r>
        <w:rPr>
          <w:rFonts w:hint="cs"/>
          <w:color w:val="0000FF"/>
          <w:rtl/>
        </w:rPr>
        <w:t>העתיקו מה-</w:t>
      </w:r>
      <w:proofErr w:type="spellStart"/>
      <w:r>
        <w:rPr>
          <w:color w:val="0000FF"/>
        </w:rPr>
        <w:t>AndroidManifest</w:t>
      </w:r>
      <w:proofErr w:type="spellEnd"/>
      <w:r>
        <w:rPr>
          <w:rFonts w:hint="cs"/>
          <w:color w:val="0000FF"/>
          <w:rtl/>
        </w:rPr>
        <w:t xml:space="preserve"> את השמות והסבירו מה כל אחד עושה.</w:t>
      </w:r>
      <w:ins w:id="38" w:author="יוסי ירון" w:date="2026-03-16T14:47:00Z" w16du:dateUtc="2026-03-16T12:47:00Z">
        <w:r w:rsidR="002A390B">
          <w:rPr>
            <w:rFonts w:hint="cs"/>
            <w:color w:val="0000FF"/>
            <w:rtl/>
          </w:rPr>
          <w:t xml:space="preserve"> </w:t>
        </w:r>
      </w:ins>
      <w:ins w:id="39" w:author="יוסי ירון" w:date="2026-03-16T14:49:00Z" w16du:dateUtc="2026-03-16T12:49:00Z">
        <w:r w:rsidR="002A390B">
          <w:rPr>
            <w:rFonts w:hint="cs"/>
            <w:color w:val="0000FF"/>
            <w:rtl/>
          </w:rPr>
          <w:t>לגבי הרשאות הדורשות גם הפעלה ב-</w:t>
        </w:r>
        <w:r w:rsidR="002A390B">
          <w:rPr>
            <w:color w:val="0000FF"/>
          </w:rPr>
          <w:t>runtime</w:t>
        </w:r>
        <w:r w:rsidR="002A390B">
          <w:rPr>
            <w:rFonts w:hint="cs"/>
            <w:color w:val="0000FF"/>
            <w:rtl/>
          </w:rPr>
          <w:t xml:space="preserve"> </w:t>
        </w:r>
        <w:r w:rsidR="002A390B">
          <w:rPr>
            <w:color w:val="0000FF"/>
            <w:rtl/>
          </w:rPr>
          <w:t>–</w:t>
        </w:r>
        <w:r w:rsidR="002A390B">
          <w:rPr>
            <w:rFonts w:hint="cs"/>
            <w:color w:val="0000FF"/>
            <w:rtl/>
          </w:rPr>
          <w:t xml:space="preserve"> יש לציין זאת מפורשות.</w:t>
        </w:r>
      </w:ins>
    </w:p>
    <w:p w14:paraId="331EEE65" w14:textId="77777777" w:rsidR="00857D67" w:rsidRPr="001368EB" w:rsidRDefault="00857D67" w:rsidP="00857D67">
      <w:pPr>
        <w:rPr>
          <w:color w:val="0000FF"/>
          <w:rtl/>
        </w:rPr>
      </w:pPr>
      <w:r w:rsidRPr="001368EB">
        <w:rPr>
          <w:rFonts w:hint="cs"/>
          <w:color w:val="0000FF"/>
          <w:rtl/>
        </w:rPr>
        <w:t xml:space="preserve">דוגמא: </w:t>
      </w:r>
    </w:p>
    <w:p w14:paraId="44AC6F4F" w14:textId="77777777" w:rsidR="00857D67" w:rsidRPr="001368EB" w:rsidRDefault="00857D67" w:rsidP="00857D67">
      <w:pPr>
        <w:rPr>
          <w:color w:val="0000FF"/>
          <w:rtl/>
        </w:rPr>
      </w:pPr>
      <w:proofErr w:type="spellStart"/>
      <w:proofErr w:type="gramStart"/>
      <w:r w:rsidRPr="001368EB">
        <w:rPr>
          <w:color w:val="0000FF"/>
        </w:rPr>
        <w:t>android.permission</w:t>
      </w:r>
      <w:proofErr w:type="gramEnd"/>
      <w:r w:rsidRPr="001368EB">
        <w:rPr>
          <w:color w:val="0000FF"/>
        </w:rPr>
        <w:t>.VIBRATE</w:t>
      </w:r>
      <w:proofErr w:type="spellEnd"/>
      <w:r w:rsidRPr="001368EB">
        <w:rPr>
          <w:rFonts w:hint="cs"/>
          <w:color w:val="0000FF"/>
          <w:rtl/>
        </w:rPr>
        <w:t xml:space="preserve"> </w:t>
      </w:r>
      <w:r w:rsidRPr="001368EB">
        <w:rPr>
          <w:color w:val="0000FF"/>
          <w:rtl/>
        </w:rPr>
        <w:t>–</w:t>
      </w:r>
      <w:r w:rsidRPr="001368EB">
        <w:rPr>
          <w:rFonts w:hint="cs"/>
          <w:color w:val="0000FF"/>
          <w:rtl/>
        </w:rPr>
        <w:t xml:space="preserve"> נדרשת כדי לאפשר שימוש ברטט במכשיר.</w:t>
      </w:r>
    </w:p>
    <w:p w14:paraId="263702A4" w14:textId="77777777" w:rsidR="00857D67" w:rsidRPr="000564C5" w:rsidRDefault="00857D67" w:rsidP="00857D67">
      <w:pPr>
        <w:rPr>
          <w:color w:val="FF0000"/>
          <w:rtl/>
        </w:rPr>
      </w:pPr>
    </w:p>
    <w:p w14:paraId="276D185C" w14:textId="77777777" w:rsidR="00857D67" w:rsidRPr="006746F9" w:rsidRDefault="00857D67" w:rsidP="00857D67">
      <w:pPr>
        <w:pStyle w:val="Heading3"/>
        <w:rPr>
          <w:rtl/>
        </w:rPr>
      </w:pPr>
      <w:bookmarkStart w:id="40" w:name="_Toc224567517"/>
      <w:r w:rsidRPr="006746F9">
        <w:rPr>
          <w:rFonts w:hint="cs"/>
          <w:rtl/>
        </w:rPr>
        <w:t>דרישות מיוחדות ומגבלות</w:t>
      </w:r>
      <w:bookmarkEnd w:id="40"/>
    </w:p>
    <w:p w14:paraId="1F4C3F8A" w14:textId="77777777" w:rsidR="00857D67" w:rsidRPr="001368EB" w:rsidRDefault="00857D67" w:rsidP="00857D67">
      <w:pPr>
        <w:rPr>
          <w:color w:val="0000FF"/>
          <w:rtl/>
        </w:rPr>
      </w:pPr>
      <w:r w:rsidRPr="001368EB">
        <w:rPr>
          <w:rFonts w:hint="cs"/>
          <w:color w:val="0000FF"/>
          <w:rtl/>
        </w:rPr>
        <w:t xml:space="preserve">חומרה מיוחדת (חיישנים, </w:t>
      </w:r>
      <w:r w:rsidRPr="001368EB">
        <w:rPr>
          <w:color w:val="0000FF"/>
        </w:rPr>
        <w:t xml:space="preserve">GPS </w:t>
      </w:r>
      <w:r w:rsidRPr="001368EB">
        <w:rPr>
          <w:rFonts w:hint="cs"/>
          <w:color w:val="0000FF"/>
          <w:rtl/>
        </w:rPr>
        <w:t xml:space="preserve"> וכו') ומגבלות בשימוש במערכת (למשל </w:t>
      </w:r>
      <w:r w:rsidRPr="001368EB">
        <w:rPr>
          <w:color w:val="0000FF"/>
          <w:rtl/>
        </w:rPr>
        <w:t>–</w:t>
      </w:r>
      <w:r w:rsidRPr="001368EB">
        <w:rPr>
          <w:rFonts w:hint="cs"/>
          <w:color w:val="0000FF"/>
          <w:rtl/>
        </w:rPr>
        <w:t xml:space="preserve"> מערכת שמחייבת תקשורת </w:t>
      </w:r>
      <w:r w:rsidRPr="001368EB">
        <w:rPr>
          <w:color w:val="0000FF"/>
        </w:rPr>
        <w:t>WIFI</w:t>
      </w:r>
      <w:r w:rsidRPr="001368EB">
        <w:rPr>
          <w:rFonts w:hint="cs"/>
          <w:color w:val="0000FF"/>
          <w:rtl/>
        </w:rPr>
        <w:t>, מערכת שאינה יכולה לרוץ על אמולטור אלא רק על מכשיר פיזי וכו').</w:t>
      </w:r>
    </w:p>
    <w:p w14:paraId="4B2E5ADD" w14:textId="77777777" w:rsidR="00857D67" w:rsidRPr="001368EB" w:rsidRDefault="00857D67" w:rsidP="00857D67">
      <w:pPr>
        <w:rPr>
          <w:color w:val="0000FF"/>
          <w:rtl/>
        </w:rPr>
      </w:pPr>
      <w:r w:rsidRPr="001368EB">
        <w:rPr>
          <w:rFonts w:hint="cs"/>
          <w:color w:val="0000FF"/>
          <w:rtl/>
        </w:rPr>
        <w:t>כמו כן יש לציין אם המערכת מצפה שיהיו קבצים מסויימים על המכשיר (תמונות,</w:t>
      </w:r>
      <w:r w:rsidRPr="001368EB">
        <w:rPr>
          <w:color w:val="0000FF"/>
        </w:rPr>
        <w:t xml:space="preserve"> </w:t>
      </w:r>
      <w:r w:rsidRPr="001368EB">
        <w:rPr>
          <w:rFonts w:hint="cs"/>
          <w:color w:val="0000FF"/>
          <w:rtl/>
        </w:rPr>
        <w:t xml:space="preserve"> מוסיקה, וידאו) וכו'. עקרונית עדיף לדאוג לספק 2-3 קבצי דוגמא בתוך ה-</w:t>
      </w:r>
      <w:r w:rsidRPr="001368EB">
        <w:rPr>
          <w:color w:val="0000FF"/>
        </w:rPr>
        <w:t>resources</w:t>
      </w:r>
      <w:r w:rsidRPr="001368EB">
        <w:rPr>
          <w:rFonts w:hint="cs"/>
          <w:color w:val="0000FF"/>
          <w:rtl/>
        </w:rPr>
        <w:t xml:space="preserve"> של המערכת.</w:t>
      </w:r>
    </w:p>
    <w:p w14:paraId="4C609FEF" w14:textId="77777777" w:rsidR="00857D67" w:rsidRPr="0093000D" w:rsidRDefault="00857D67" w:rsidP="00857D67">
      <w:pPr>
        <w:pStyle w:val="Heading4"/>
        <w:rPr>
          <w:rtl/>
        </w:rPr>
      </w:pPr>
      <w:bookmarkStart w:id="41" w:name="_Toc224567518"/>
      <w:r w:rsidRPr="0093000D">
        <w:rPr>
          <w:rFonts w:hint="cs"/>
          <w:rtl/>
        </w:rPr>
        <w:t xml:space="preserve">גירסת </w:t>
      </w:r>
      <w:r w:rsidRPr="0093000D">
        <w:t>Android</w:t>
      </w:r>
      <w:r w:rsidRPr="0093000D">
        <w:rPr>
          <w:rFonts w:hint="cs"/>
          <w:rtl/>
        </w:rPr>
        <w:t xml:space="preserve"> מינימלית</w:t>
      </w:r>
      <w:bookmarkEnd w:id="41"/>
    </w:p>
    <w:p w14:paraId="31E470E3" w14:textId="77777777" w:rsidR="00857D67" w:rsidRPr="001368EB" w:rsidRDefault="00857D67" w:rsidP="00857D67">
      <w:pPr>
        <w:rPr>
          <w:color w:val="0000FF"/>
          <w:rtl/>
        </w:rPr>
      </w:pPr>
      <w:r w:rsidRPr="001368EB">
        <w:rPr>
          <w:rFonts w:hint="cs"/>
          <w:color w:val="0000FF"/>
          <w:rtl/>
        </w:rPr>
        <w:t xml:space="preserve">מהי גירסת </w:t>
      </w:r>
      <w:r w:rsidRPr="001368EB">
        <w:rPr>
          <w:color w:val="0000FF"/>
        </w:rPr>
        <w:t>Android</w:t>
      </w:r>
      <w:r w:rsidRPr="001368EB">
        <w:rPr>
          <w:rFonts w:hint="cs"/>
          <w:color w:val="0000FF"/>
          <w:rtl/>
        </w:rPr>
        <w:t xml:space="preserve"> המינימלית שנדרשת כדי להריץ את האפליקציה?</w:t>
      </w:r>
    </w:p>
    <w:p w14:paraId="23CB7EDF" w14:textId="77777777" w:rsidR="00857D67" w:rsidRPr="001368EB" w:rsidRDefault="00857D67" w:rsidP="00857D67">
      <w:pPr>
        <w:rPr>
          <w:color w:val="0000FF"/>
          <w:rtl/>
        </w:rPr>
      </w:pPr>
      <w:r w:rsidRPr="001368EB">
        <w:rPr>
          <w:rFonts w:hint="cs"/>
          <w:color w:val="0000FF"/>
          <w:rtl/>
        </w:rPr>
        <w:t xml:space="preserve">לדוגמא: </w:t>
      </w:r>
      <w:r w:rsidRPr="001368EB">
        <w:rPr>
          <w:color w:val="0000FF"/>
        </w:rPr>
        <w:t xml:space="preserve">Android </w:t>
      </w:r>
      <w:r w:rsidR="002A390B">
        <w:rPr>
          <w:color w:val="0000FF"/>
        </w:rPr>
        <w:t>15</w:t>
      </w:r>
      <w:r w:rsidRPr="001368EB">
        <w:rPr>
          <w:rFonts w:hint="cs"/>
          <w:color w:val="0000FF"/>
          <w:rtl/>
        </w:rPr>
        <w:t xml:space="preserve"> גירסת </w:t>
      </w:r>
      <w:r w:rsidRPr="001368EB">
        <w:rPr>
          <w:color w:val="0000FF"/>
        </w:rPr>
        <w:t xml:space="preserve">API </w:t>
      </w:r>
      <w:r w:rsidRPr="001368EB">
        <w:rPr>
          <w:rFonts w:hint="cs"/>
          <w:color w:val="0000FF"/>
          <w:rtl/>
        </w:rPr>
        <w:t xml:space="preserve">  </w:t>
      </w:r>
      <w:r w:rsidR="002A390B">
        <w:rPr>
          <w:color w:val="0000FF"/>
        </w:rPr>
        <w:t>35</w:t>
      </w:r>
      <w:r w:rsidR="002A390B" w:rsidRPr="001368EB">
        <w:rPr>
          <w:rFonts w:hint="cs"/>
          <w:color w:val="0000FF"/>
          <w:rtl/>
        </w:rPr>
        <w:t xml:space="preserve">  </w:t>
      </w:r>
    </w:p>
    <w:p w14:paraId="50CEF2A6" w14:textId="77777777" w:rsidR="00857D67" w:rsidRPr="001368EB" w:rsidRDefault="00857D67" w:rsidP="00857D67">
      <w:pPr>
        <w:pStyle w:val="Heading4"/>
        <w:rPr>
          <w:rtl/>
        </w:rPr>
      </w:pPr>
      <w:bookmarkStart w:id="42" w:name="_Toc224567519"/>
      <w:r w:rsidRPr="001368EB">
        <w:rPr>
          <w:rFonts w:hint="cs"/>
          <w:rtl/>
        </w:rPr>
        <w:t>מכשירים עליהם נבדקה המערכת</w:t>
      </w:r>
      <w:bookmarkEnd w:id="42"/>
    </w:p>
    <w:p w14:paraId="2E3FA8A4" w14:textId="77777777" w:rsidR="00857D67" w:rsidRPr="001368EB" w:rsidRDefault="00857D67" w:rsidP="00857D67">
      <w:pPr>
        <w:rPr>
          <w:color w:val="0000FF"/>
          <w:rtl/>
        </w:rPr>
      </w:pPr>
      <w:r w:rsidRPr="001368EB">
        <w:rPr>
          <w:rFonts w:hint="cs"/>
          <w:color w:val="0000FF"/>
          <w:rtl/>
        </w:rPr>
        <w:t>ציינו על איזה מכשירים / אמולטורים נבדקה המערכת.</w:t>
      </w:r>
    </w:p>
    <w:p w14:paraId="5B35695A" w14:textId="77777777" w:rsidR="00857D67" w:rsidRPr="001368EB" w:rsidRDefault="00857D67" w:rsidP="00857D67">
      <w:pPr>
        <w:rPr>
          <w:color w:val="0000FF"/>
        </w:rPr>
      </w:pPr>
      <w:r w:rsidRPr="001368EB">
        <w:rPr>
          <w:rFonts w:hint="cs"/>
          <w:color w:val="0000FF"/>
          <w:rtl/>
        </w:rPr>
        <w:t xml:space="preserve">לדוגמא: </w:t>
      </w:r>
      <w:r w:rsidR="002A390B">
        <w:rPr>
          <w:color w:val="0000FF"/>
        </w:rPr>
        <w:t>Samsung Galaxy S24</w:t>
      </w:r>
      <w:r w:rsidR="002A390B">
        <w:rPr>
          <w:rFonts w:hint="cs"/>
          <w:color w:val="0000FF"/>
          <w:rtl/>
        </w:rPr>
        <w:t xml:space="preserve"> </w:t>
      </w:r>
      <w:r w:rsidRPr="001368EB">
        <w:rPr>
          <w:rFonts w:hint="cs"/>
          <w:color w:val="0000FF"/>
          <w:rtl/>
        </w:rPr>
        <w:t xml:space="preserve">המריץ </w:t>
      </w:r>
      <w:r w:rsidRPr="001368EB">
        <w:rPr>
          <w:color w:val="0000FF"/>
        </w:rPr>
        <w:t xml:space="preserve">Android </w:t>
      </w:r>
      <w:r w:rsidR="002A390B">
        <w:rPr>
          <w:color w:val="0000FF"/>
        </w:rPr>
        <w:t>16</w:t>
      </w:r>
    </w:p>
    <w:p w14:paraId="2B17905E" w14:textId="77777777" w:rsidR="00857D67" w:rsidRPr="001368EB" w:rsidRDefault="00857D67" w:rsidP="00857D67">
      <w:pPr>
        <w:rPr>
          <w:color w:val="0000FF"/>
          <w:rtl/>
        </w:rPr>
      </w:pPr>
      <w:r w:rsidRPr="001368EB">
        <w:rPr>
          <w:rFonts w:hint="cs"/>
          <w:color w:val="0000FF"/>
          <w:rtl/>
        </w:rPr>
        <w:t xml:space="preserve">אמולטור </w:t>
      </w:r>
      <w:r w:rsidR="002A390B">
        <w:rPr>
          <w:rFonts w:hint="cs"/>
          <w:color w:val="0000FF"/>
          <w:rtl/>
        </w:rPr>
        <w:t xml:space="preserve">מובנה של </w:t>
      </w:r>
      <w:r w:rsidR="002A390B">
        <w:rPr>
          <w:color w:val="0000FF"/>
        </w:rPr>
        <w:t>Android Studio</w:t>
      </w:r>
      <w:r w:rsidR="002A390B">
        <w:rPr>
          <w:rFonts w:hint="cs"/>
          <w:color w:val="0000FF"/>
          <w:rtl/>
        </w:rPr>
        <w:t xml:space="preserve"> </w:t>
      </w:r>
      <w:r w:rsidRPr="001368EB">
        <w:rPr>
          <w:rFonts w:hint="cs"/>
          <w:color w:val="0000FF"/>
          <w:rtl/>
        </w:rPr>
        <w:t xml:space="preserve">המבצע אמולציה </w:t>
      </w:r>
      <w:r w:rsidR="002A390B">
        <w:rPr>
          <w:rFonts w:hint="cs"/>
          <w:color w:val="0000FF"/>
          <w:rtl/>
        </w:rPr>
        <w:t xml:space="preserve">למכשיר </w:t>
      </w:r>
      <w:r w:rsidRPr="001368EB">
        <w:rPr>
          <w:rFonts w:hint="cs"/>
          <w:color w:val="0000FF"/>
          <w:rtl/>
        </w:rPr>
        <w:t xml:space="preserve">המריץ </w:t>
      </w:r>
      <w:r w:rsidR="002A390B">
        <w:rPr>
          <w:color w:val="0000FF"/>
        </w:rPr>
        <w:t xml:space="preserve"> Android 16</w:t>
      </w:r>
      <w:r w:rsidR="002A390B">
        <w:rPr>
          <w:rFonts w:hint="cs"/>
          <w:color w:val="0000FF"/>
          <w:rtl/>
        </w:rPr>
        <w:t xml:space="preserve"> גירסת </w:t>
      </w:r>
      <w:r w:rsidR="002A390B">
        <w:rPr>
          <w:color w:val="0000FF"/>
        </w:rPr>
        <w:t>API 37</w:t>
      </w:r>
      <w:r w:rsidR="002A390B">
        <w:rPr>
          <w:rFonts w:hint="cs"/>
          <w:color w:val="0000FF"/>
          <w:rtl/>
        </w:rPr>
        <w:t xml:space="preserve"> </w:t>
      </w:r>
    </w:p>
    <w:p w14:paraId="420A247D" w14:textId="77777777" w:rsidR="00857D67" w:rsidRDefault="00857D67" w:rsidP="00857D67">
      <w:pPr>
        <w:rPr>
          <w:rFonts w:ascii="David" w:hAnsi="David"/>
          <w:rtl/>
        </w:rPr>
      </w:pPr>
    </w:p>
    <w:p w14:paraId="1A26AE0C" w14:textId="77777777" w:rsidR="00857D67" w:rsidRPr="004D38FB" w:rsidRDefault="00857D67" w:rsidP="00857D67">
      <w:pPr>
        <w:rPr>
          <w:rFonts w:ascii="David" w:hAnsi="David"/>
          <w:rtl/>
        </w:rPr>
      </w:pPr>
    </w:p>
    <w:p w14:paraId="58EFC5A5" w14:textId="77777777" w:rsidR="00857D67" w:rsidRDefault="00857D67" w:rsidP="00857D67">
      <w:pPr>
        <w:bidi w:val="0"/>
        <w:spacing w:line="240" w:lineRule="auto"/>
        <w:jc w:val="left"/>
        <w:rPr>
          <w:rFonts w:ascii="Arial" w:hAnsi="Arial" w:cs="Narkisim"/>
          <w:b/>
          <w:bCs/>
          <w:kern w:val="28"/>
          <w:sz w:val="48"/>
          <w:szCs w:val="48"/>
          <w:u w:val="single"/>
          <w:rtl/>
        </w:rPr>
      </w:pPr>
    </w:p>
    <w:p w14:paraId="017E2921" w14:textId="77777777" w:rsidR="00EE6CED" w:rsidRDefault="00EE6CED">
      <w:pPr>
        <w:bidi w:val="0"/>
        <w:spacing w:line="240" w:lineRule="auto"/>
        <w:jc w:val="left"/>
        <w:rPr>
          <w:rFonts w:ascii="Arial" w:hAnsi="Arial" w:cs="Narkisim"/>
          <w:b/>
          <w:bCs/>
          <w:kern w:val="28"/>
          <w:sz w:val="48"/>
          <w:szCs w:val="48"/>
          <w:u w:val="single"/>
          <w:rtl/>
        </w:rPr>
      </w:pPr>
      <w:r>
        <w:rPr>
          <w:rtl/>
        </w:rPr>
        <w:br w:type="page"/>
      </w:r>
    </w:p>
    <w:p w14:paraId="5FFC96D3" w14:textId="77777777" w:rsidR="004543E0" w:rsidRPr="00CB6BC7" w:rsidRDefault="004543E0" w:rsidP="004543E0">
      <w:pPr>
        <w:pStyle w:val="Heading1"/>
        <w:rPr>
          <w:rtl/>
        </w:rPr>
      </w:pPr>
      <w:bookmarkStart w:id="43" w:name="_Toc224567520"/>
      <w:r w:rsidRPr="00CB6BC7">
        <w:rPr>
          <w:rtl/>
        </w:rPr>
        <w:lastRenderedPageBreak/>
        <w:t>תיאור תחום הידע</w:t>
      </w:r>
      <w:bookmarkEnd w:id="43"/>
    </w:p>
    <w:p w14:paraId="78331390" w14:textId="77777777" w:rsidR="004543E0" w:rsidRPr="006E0ED6" w:rsidRDefault="004543E0" w:rsidP="00995DE7">
      <w:pPr>
        <w:pStyle w:val="Heading3"/>
        <w:rPr>
          <w:rtl/>
        </w:rPr>
      </w:pPr>
      <w:bookmarkStart w:id="44" w:name="_Toc224567521"/>
      <w:r w:rsidRPr="006E0ED6">
        <w:rPr>
          <w:rtl/>
        </w:rPr>
        <w:t>אובייקטים נחוצים</w:t>
      </w:r>
      <w:bookmarkEnd w:id="44"/>
      <w:r w:rsidRPr="006E0ED6">
        <w:rPr>
          <w:rtl/>
        </w:rPr>
        <w:t xml:space="preserve"> </w:t>
      </w:r>
    </w:p>
    <w:p w14:paraId="5A826ABB" w14:textId="77777777" w:rsidR="004543E0" w:rsidRPr="003324F8" w:rsidRDefault="004543E0" w:rsidP="004543E0">
      <w:pPr>
        <w:pStyle w:val="Capture"/>
        <w:bidi/>
        <w:rPr>
          <w:color w:val="0000FF"/>
          <w:rtl/>
          <w:rPrChange w:id="45" w:author="יוסי ירון" w:date="2026-03-16T14:53:00Z" w16du:dateUtc="2026-03-16T12:53:00Z">
            <w:rPr>
              <w:rtl/>
            </w:rPr>
          </w:rPrChange>
        </w:rPr>
      </w:pPr>
      <w:r w:rsidRPr="003324F8">
        <w:rPr>
          <w:color w:val="0000FF"/>
          <w:rtl/>
          <w:rPrChange w:id="46" w:author="יוסי ירון" w:date="2026-03-16T14:53:00Z" w16du:dateUtc="2026-03-16T12:53:00Z">
            <w:rPr>
              <w:rtl/>
            </w:rPr>
          </w:rPrChange>
        </w:rPr>
        <w:t xml:space="preserve">לדוגמה במשחקים – לוח משחק, שחקנים וכו', </w:t>
      </w:r>
    </w:p>
    <w:p w14:paraId="584565AB" w14:textId="77777777" w:rsidR="004543E0" w:rsidRPr="003324F8" w:rsidRDefault="004543E0" w:rsidP="004543E0">
      <w:pPr>
        <w:rPr>
          <w:rFonts w:ascii="David" w:hAnsi="David"/>
          <w:color w:val="0000FF"/>
          <w:sz w:val="24"/>
          <w:rtl/>
          <w:rPrChange w:id="47" w:author="יוסי ירון" w:date="2026-03-16T14:53:00Z" w16du:dateUtc="2026-03-16T12:53:00Z">
            <w:rPr>
              <w:rFonts w:ascii="David" w:hAnsi="David"/>
              <w:sz w:val="24"/>
              <w:rtl/>
            </w:rPr>
          </w:rPrChange>
        </w:rPr>
      </w:pPr>
      <w:r w:rsidRPr="003324F8">
        <w:rPr>
          <w:rFonts w:ascii="David" w:hAnsi="David"/>
          <w:color w:val="0000FF"/>
          <w:sz w:val="24"/>
          <w:rtl/>
          <w:rPrChange w:id="48" w:author="יוסי ירון" w:date="2026-03-16T14:53:00Z" w16du:dateUtc="2026-03-16T12:53:00Z">
            <w:rPr>
              <w:rFonts w:ascii="David" w:hAnsi="David"/>
              <w:sz w:val="24"/>
              <w:rtl/>
            </w:rPr>
          </w:rPrChange>
        </w:rPr>
        <w:t xml:space="preserve">באפליקציות – סוגי משתמשים, סוגי טבלאות </w:t>
      </w:r>
    </w:p>
    <w:p w14:paraId="795A33E0" w14:textId="77777777" w:rsidR="004543E0" w:rsidRPr="006E0ED6" w:rsidRDefault="004543E0" w:rsidP="00995DE7">
      <w:pPr>
        <w:pStyle w:val="Heading3"/>
        <w:rPr>
          <w:rtl/>
        </w:rPr>
      </w:pPr>
      <w:bookmarkStart w:id="49" w:name="_Toc224567522"/>
      <w:r w:rsidRPr="006E0ED6">
        <w:rPr>
          <w:rtl/>
        </w:rPr>
        <w:t>סוגי נתונים</w:t>
      </w:r>
      <w:bookmarkEnd w:id="49"/>
      <w:r w:rsidRPr="006E0ED6">
        <w:rPr>
          <w:rtl/>
        </w:rPr>
        <w:t xml:space="preserve"> </w:t>
      </w:r>
    </w:p>
    <w:p w14:paraId="148501A7" w14:textId="77777777" w:rsidR="004543E0" w:rsidRPr="003324F8" w:rsidRDefault="004543E0" w:rsidP="006E0ED6">
      <w:pPr>
        <w:pStyle w:val="Capture"/>
        <w:bidi/>
        <w:rPr>
          <w:color w:val="0000FF"/>
          <w:rtl/>
          <w:rPrChange w:id="50" w:author="יוסי ירון" w:date="2026-03-16T14:53:00Z" w16du:dateUtc="2026-03-16T12:53:00Z">
            <w:rPr>
              <w:rtl/>
            </w:rPr>
          </w:rPrChange>
        </w:rPr>
      </w:pPr>
      <w:r w:rsidRPr="003324F8">
        <w:rPr>
          <w:rFonts w:hint="eastAsia"/>
          <w:color w:val="0000FF"/>
          <w:rtl/>
          <w:rPrChange w:id="51" w:author="יוסי ירון" w:date="2026-03-16T14:53:00Z" w16du:dateUtc="2026-03-16T12:53:00Z">
            <w:rPr>
              <w:rFonts w:hint="eastAsia"/>
              <w:rtl/>
            </w:rPr>
          </w:rPrChange>
        </w:rPr>
        <w:t>סוגי</w:t>
      </w:r>
      <w:r w:rsidRPr="003324F8">
        <w:rPr>
          <w:color w:val="0000FF"/>
          <w:rtl/>
          <w:rPrChange w:id="52" w:author="יוסי ירון" w:date="2026-03-16T14:53:00Z" w16du:dateUtc="2026-03-16T12:53:00Z">
            <w:rPr>
              <w:rtl/>
            </w:rPr>
          </w:rPrChange>
        </w:rPr>
        <w:t xml:space="preserve"> נתונים בהם השתמשתם ע"פ אובייקטים מסעיף קודם</w:t>
      </w:r>
    </w:p>
    <w:p w14:paraId="4D9D1F16" w14:textId="77777777" w:rsidR="004543E0" w:rsidRPr="006E0ED6" w:rsidRDefault="004543E0" w:rsidP="00995DE7">
      <w:pPr>
        <w:pStyle w:val="Heading3"/>
        <w:rPr>
          <w:rtl/>
        </w:rPr>
      </w:pPr>
      <w:bookmarkStart w:id="53" w:name="_Toc224567523"/>
      <w:r w:rsidRPr="006E0ED6">
        <w:rPr>
          <w:rtl/>
        </w:rPr>
        <w:t>ייצוג מידע</w:t>
      </w:r>
      <w:bookmarkEnd w:id="53"/>
    </w:p>
    <w:p w14:paraId="1FBE6A68" w14:textId="77777777" w:rsidR="004543E0" w:rsidRPr="003324F8" w:rsidRDefault="004543E0" w:rsidP="006E0ED6">
      <w:pPr>
        <w:rPr>
          <w:color w:val="0000FF"/>
          <w:rPrChange w:id="54" w:author="יוסי ירון" w:date="2026-03-16T14:53:00Z" w16du:dateUtc="2026-03-16T12:53:00Z">
            <w:rPr/>
          </w:rPrChange>
        </w:rPr>
      </w:pPr>
      <w:r w:rsidRPr="003324F8">
        <w:rPr>
          <w:b/>
          <w:bCs/>
          <w:color w:val="0000FF"/>
          <w:rtl/>
          <w:rPrChange w:id="55" w:author="יוסי ירון" w:date="2026-03-16T14:53:00Z" w16du:dateUtc="2026-03-16T12:53:00Z">
            <w:rPr>
              <w:b/>
              <w:bCs/>
              <w:rtl/>
            </w:rPr>
          </w:rPrChange>
        </w:rPr>
        <w:t>משחקים</w:t>
      </w:r>
      <w:r w:rsidRPr="003324F8">
        <w:rPr>
          <w:color w:val="0000FF"/>
          <w:rtl/>
          <w:rPrChange w:id="56" w:author="יוסי ירון" w:date="2026-03-16T14:53:00Z" w16du:dateUtc="2026-03-16T12:53:00Z">
            <w:rPr>
              <w:rtl/>
            </w:rPr>
          </w:rPrChange>
        </w:rPr>
        <w:t xml:space="preserve"> - ייצוג לוח המשחק, תכונותיו, ייצוג מצב בלוח והסבר בחירה זו</w:t>
      </w:r>
    </w:p>
    <w:p w14:paraId="6704E255" w14:textId="77777777" w:rsidR="004543E0" w:rsidRPr="003324F8" w:rsidRDefault="004543E0" w:rsidP="006E0ED6">
      <w:pPr>
        <w:rPr>
          <w:color w:val="0000FF"/>
          <w:rPrChange w:id="57" w:author="יוסי ירון" w:date="2026-03-16T14:53:00Z" w16du:dateUtc="2026-03-16T12:53:00Z">
            <w:rPr/>
          </w:rPrChange>
        </w:rPr>
      </w:pPr>
      <w:r w:rsidRPr="003324F8">
        <w:rPr>
          <w:color w:val="0000FF"/>
          <w:rPrChange w:id="58" w:author="יוסי ירון" w:date="2026-03-16T14:53:00Z" w16du:dateUtc="2026-03-16T12:53:00Z">
            <w:rPr/>
          </w:rPrChange>
        </w:rPr>
        <w:t xml:space="preserve">- </w:t>
      </w:r>
      <w:r w:rsidRPr="003324F8">
        <w:rPr>
          <w:color w:val="0000FF"/>
          <w:rtl/>
          <w:rPrChange w:id="59" w:author="יוסי ירון" w:date="2026-03-16T14:53:00Z" w16du:dateUtc="2026-03-16T12:53:00Z">
            <w:rPr>
              <w:rtl/>
            </w:rPr>
          </w:rPrChange>
        </w:rPr>
        <w:t>לדוגמה: רשימה, מערך דו מימדי, עץ בינארי וכו'. מדוע נעשה שימוש בייצוג זה</w:t>
      </w:r>
    </w:p>
    <w:p w14:paraId="416BCCD1" w14:textId="77777777" w:rsidR="004543E0" w:rsidRPr="003324F8" w:rsidRDefault="004543E0" w:rsidP="006E0ED6">
      <w:pPr>
        <w:rPr>
          <w:color w:val="0000FF"/>
          <w:sz w:val="24"/>
          <w:rtl/>
          <w:rPrChange w:id="60" w:author="יוסי ירון" w:date="2026-03-16T14:53:00Z" w16du:dateUtc="2026-03-16T12:53:00Z">
            <w:rPr>
              <w:sz w:val="24"/>
              <w:rtl/>
            </w:rPr>
          </w:rPrChange>
        </w:rPr>
      </w:pPr>
      <w:r w:rsidRPr="003324F8">
        <w:rPr>
          <w:b/>
          <w:bCs/>
          <w:color w:val="0000FF"/>
          <w:rtl/>
          <w:rPrChange w:id="61" w:author="יוסי ירון" w:date="2026-03-16T14:53:00Z" w16du:dateUtc="2026-03-16T12:53:00Z">
            <w:rPr>
              <w:b/>
              <w:bCs/>
              <w:rtl/>
            </w:rPr>
          </w:rPrChange>
        </w:rPr>
        <w:t>אפליקציות / מערכות מנהליות</w:t>
      </w:r>
      <w:r w:rsidRPr="003324F8">
        <w:rPr>
          <w:color w:val="0000FF"/>
          <w:rtl/>
          <w:rPrChange w:id="62" w:author="יוסי ירון" w:date="2026-03-16T14:53:00Z" w16du:dateUtc="2026-03-16T12:53:00Z">
            <w:rPr>
              <w:rtl/>
            </w:rPr>
          </w:rPrChange>
        </w:rPr>
        <w:t xml:space="preserve"> - ייצוג מבני הנתונים, תכונותיהם, קשרים בין הנתונים</w:t>
      </w:r>
      <w:r w:rsidR="006E0ED6" w:rsidRPr="003324F8">
        <w:rPr>
          <w:color w:val="0000FF"/>
          <w:rtl/>
          <w:rPrChange w:id="63" w:author="יוסי ירון" w:date="2026-03-16T14:53:00Z" w16du:dateUtc="2026-03-16T12:53:00Z">
            <w:rPr>
              <w:rtl/>
            </w:rPr>
          </w:rPrChange>
        </w:rPr>
        <w:t xml:space="preserve"> (</w:t>
      </w:r>
      <w:r w:rsidRPr="003324F8">
        <w:rPr>
          <w:color w:val="0000FF"/>
          <w:rtl/>
          <w:rPrChange w:id="64" w:author="יוסי ירון" w:date="2026-03-16T14:53:00Z" w16du:dateUtc="2026-03-16T12:53:00Z">
            <w:rPr>
              <w:rtl/>
            </w:rPr>
          </w:rPrChange>
        </w:rPr>
        <w:t>אם קיימים</w:t>
      </w:r>
      <w:r w:rsidR="006E0ED6" w:rsidRPr="003324F8">
        <w:rPr>
          <w:color w:val="0000FF"/>
          <w:rtl/>
          <w:rPrChange w:id="65" w:author="יוסי ירון" w:date="2026-03-16T14:53:00Z" w16du:dateUtc="2026-03-16T12:53:00Z">
            <w:rPr>
              <w:rtl/>
            </w:rPr>
          </w:rPrChange>
        </w:rPr>
        <w:t>)</w:t>
      </w:r>
      <w:r w:rsidRPr="003324F8">
        <w:rPr>
          <w:color w:val="0000FF"/>
          <w:rtl/>
          <w:rPrChange w:id="66" w:author="יוסי ירון" w:date="2026-03-16T14:53:00Z" w16du:dateUtc="2026-03-16T12:53:00Z">
            <w:rPr>
              <w:rtl/>
            </w:rPr>
          </w:rPrChange>
        </w:rPr>
        <w:t xml:space="preserve"> ונימוק</w:t>
      </w:r>
      <w:r w:rsidR="006E0ED6" w:rsidRPr="003324F8">
        <w:rPr>
          <w:color w:val="0000FF"/>
          <w:rtl/>
          <w:rPrChange w:id="67" w:author="יוסי ירון" w:date="2026-03-16T14:53:00Z" w16du:dateUtc="2026-03-16T12:53:00Z">
            <w:rPr>
              <w:rtl/>
            </w:rPr>
          </w:rPrChange>
        </w:rPr>
        <w:t xml:space="preserve">, </w:t>
      </w:r>
      <w:r w:rsidRPr="003324F8">
        <w:rPr>
          <w:color w:val="0000FF"/>
          <w:rPrChange w:id="68" w:author="יוסי ירון" w:date="2026-03-16T14:53:00Z" w16du:dateUtc="2026-03-16T12:53:00Z">
            <w:rPr/>
          </w:rPrChange>
        </w:rPr>
        <w:t xml:space="preserve"> </w:t>
      </w:r>
      <w:r w:rsidRPr="003324F8">
        <w:rPr>
          <w:color w:val="0000FF"/>
          <w:rtl/>
          <w:rPrChange w:id="69" w:author="יוסי ירון" w:date="2026-03-16T14:53:00Z" w16du:dateUtc="2026-03-16T12:53:00Z">
            <w:rPr>
              <w:rtl/>
            </w:rPr>
          </w:rPrChange>
        </w:rPr>
        <w:t>לדוגמה: רשימה, מערך דו מימדי, טבלאות וכו'. מדוע נעשה שימוש בייצוג זה</w:t>
      </w:r>
    </w:p>
    <w:p w14:paraId="5F9D4404" w14:textId="77777777" w:rsidR="006E0ED6" w:rsidRPr="003324F8" w:rsidRDefault="004543E0" w:rsidP="006E0ED6">
      <w:pPr>
        <w:rPr>
          <w:color w:val="0000FF"/>
          <w:sz w:val="24"/>
          <w:rtl/>
          <w:rPrChange w:id="70" w:author="יוסי ירון" w:date="2026-03-16T14:53:00Z" w16du:dateUtc="2026-03-16T12:53:00Z">
            <w:rPr>
              <w:sz w:val="24"/>
              <w:rtl/>
            </w:rPr>
          </w:rPrChange>
        </w:rPr>
      </w:pPr>
      <w:r w:rsidRPr="003324F8">
        <w:rPr>
          <w:color w:val="0000FF"/>
          <w:sz w:val="24"/>
          <w:rtl/>
          <w:rPrChange w:id="71" w:author="יוסי ירון" w:date="2026-03-16T14:53:00Z" w16du:dateUtc="2026-03-16T12:53:00Z">
            <w:rPr>
              <w:sz w:val="24"/>
              <w:rtl/>
            </w:rPr>
          </w:rPrChange>
        </w:rPr>
        <w:t xml:space="preserve"> </w:t>
      </w:r>
    </w:p>
    <w:p w14:paraId="2F474258" w14:textId="77777777" w:rsidR="004543E0" w:rsidRPr="003324F8" w:rsidRDefault="004543E0" w:rsidP="006E0ED6">
      <w:pPr>
        <w:rPr>
          <w:color w:val="0000FF"/>
          <w:sz w:val="24"/>
          <w:rtl/>
          <w:rPrChange w:id="72" w:author="יוסי ירון" w:date="2026-03-16T14:53:00Z" w16du:dateUtc="2026-03-16T12:53:00Z">
            <w:rPr>
              <w:sz w:val="24"/>
              <w:rtl/>
            </w:rPr>
          </w:rPrChange>
        </w:rPr>
      </w:pPr>
      <w:r w:rsidRPr="003324F8">
        <w:rPr>
          <w:color w:val="0000FF"/>
          <w:sz w:val="24"/>
          <w:rtl/>
          <w:rPrChange w:id="73" w:author="יוסי ירון" w:date="2026-03-16T14:53:00Z" w16du:dateUtc="2026-03-16T12:53:00Z">
            <w:rPr>
              <w:sz w:val="24"/>
              <w:rtl/>
            </w:rPr>
          </w:rPrChange>
        </w:rPr>
        <w:t>האם קיים במהלך הפרוייקט עידכון מידע, קריאה, הוספה ומחיקה , באיזה נתונים ולמה זאת הסיבה שנבחרה</w:t>
      </w:r>
    </w:p>
    <w:p w14:paraId="5BC8EB3B" w14:textId="77777777" w:rsidR="004543E0" w:rsidRDefault="004543E0" w:rsidP="004543E0">
      <w:pPr>
        <w:rPr>
          <w:rFonts w:ascii="David" w:hAnsi="David"/>
          <w:sz w:val="24"/>
          <w:rtl/>
        </w:rPr>
      </w:pPr>
    </w:p>
    <w:p w14:paraId="45F5184A" w14:textId="77777777" w:rsidR="004543E0" w:rsidRPr="00D87E2F" w:rsidRDefault="004543E0" w:rsidP="004543E0">
      <w:pPr>
        <w:rPr>
          <w:rFonts w:ascii="David" w:hAnsi="David"/>
          <w:sz w:val="24"/>
          <w:rtl/>
        </w:rPr>
      </w:pPr>
    </w:p>
    <w:p w14:paraId="66B1B143" w14:textId="77777777" w:rsidR="004543E0" w:rsidRPr="004D38FB" w:rsidRDefault="004543E0" w:rsidP="004543E0">
      <w:pPr>
        <w:rPr>
          <w:rFonts w:ascii="David" w:hAnsi="David"/>
          <w:rtl/>
        </w:rPr>
      </w:pPr>
    </w:p>
    <w:p w14:paraId="49EA4423" w14:textId="77777777" w:rsidR="004543E0" w:rsidRPr="004D38FB" w:rsidRDefault="004543E0" w:rsidP="004543E0">
      <w:pPr>
        <w:rPr>
          <w:rFonts w:ascii="David" w:hAnsi="David"/>
          <w:rtl/>
        </w:rPr>
      </w:pPr>
    </w:p>
    <w:p w14:paraId="3B44C2AA" w14:textId="77777777" w:rsidR="004543E0" w:rsidRPr="004D38FB" w:rsidRDefault="004543E0" w:rsidP="004543E0">
      <w:pPr>
        <w:rPr>
          <w:rFonts w:ascii="David" w:hAnsi="David"/>
          <w:rtl/>
        </w:rPr>
      </w:pPr>
    </w:p>
    <w:p w14:paraId="57ECC654" w14:textId="77777777" w:rsidR="004543E0" w:rsidRPr="004D38FB" w:rsidRDefault="004543E0" w:rsidP="004543E0">
      <w:pPr>
        <w:rPr>
          <w:rFonts w:ascii="David" w:hAnsi="David"/>
          <w:rtl/>
        </w:rPr>
      </w:pPr>
    </w:p>
    <w:p w14:paraId="318164CD" w14:textId="77777777" w:rsidR="004543E0" w:rsidRPr="004D38FB" w:rsidRDefault="004543E0" w:rsidP="004543E0">
      <w:pPr>
        <w:rPr>
          <w:rFonts w:ascii="David" w:hAnsi="David"/>
          <w:rtl/>
        </w:rPr>
      </w:pPr>
    </w:p>
    <w:p w14:paraId="4C04CF9C" w14:textId="77777777" w:rsidR="004543E0" w:rsidRPr="004D38FB" w:rsidRDefault="004543E0" w:rsidP="004543E0">
      <w:pPr>
        <w:rPr>
          <w:rFonts w:ascii="David" w:hAnsi="David"/>
          <w:rtl/>
        </w:rPr>
      </w:pPr>
    </w:p>
    <w:p w14:paraId="6F9D63EB" w14:textId="77777777" w:rsidR="004543E0" w:rsidRDefault="004543E0" w:rsidP="004543E0">
      <w:pPr>
        <w:bidi w:val="0"/>
        <w:rPr>
          <w:rFonts w:ascii="David" w:eastAsiaTheme="majorEastAsia" w:hAnsi="David"/>
          <w:color w:val="365F91" w:themeColor="accent1" w:themeShade="BF"/>
          <w:sz w:val="32"/>
          <w:szCs w:val="32"/>
          <w:rtl/>
        </w:rPr>
      </w:pPr>
      <w:bookmarkStart w:id="74" w:name="_Toc101282719"/>
      <w:r>
        <w:rPr>
          <w:rFonts w:ascii="David" w:hAnsi="David"/>
          <w:rtl/>
        </w:rPr>
        <w:br w:type="page"/>
      </w:r>
    </w:p>
    <w:p w14:paraId="040F1CD2" w14:textId="77777777" w:rsidR="004543E0" w:rsidRPr="004D38FB" w:rsidRDefault="004543E0" w:rsidP="004543E0">
      <w:pPr>
        <w:pStyle w:val="Heading1"/>
        <w:rPr>
          <w:rFonts w:ascii="David" w:hAnsi="David" w:cs="David"/>
          <w:rtl/>
        </w:rPr>
      </w:pPr>
      <w:bookmarkStart w:id="75" w:name="_Toc224567524"/>
      <w:r>
        <w:rPr>
          <w:rFonts w:ascii="David" w:hAnsi="David" w:cs="David" w:hint="cs"/>
          <w:rtl/>
        </w:rPr>
        <w:lastRenderedPageBreak/>
        <w:t>מבנה/ארכיטקטורה</w:t>
      </w:r>
      <w:bookmarkEnd w:id="75"/>
      <w:r>
        <w:rPr>
          <w:rFonts w:ascii="David" w:hAnsi="David" w:cs="David" w:hint="cs"/>
          <w:rtl/>
        </w:rPr>
        <w:t xml:space="preserve"> </w:t>
      </w:r>
      <w:bookmarkEnd w:id="74"/>
    </w:p>
    <w:p w14:paraId="52D14DE0" w14:textId="77777777" w:rsidR="004543E0" w:rsidRDefault="004543E0" w:rsidP="004543E0">
      <w:pPr>
        <w:pStyle w:val="Heading2"/>
        <w:rPr>
          <w:rtl/>
        </w:rPr>
      </w:pPr>
      <w:bookmarkStart w:id="76" w:name="_Toc101282724"/>
      <w:bookmarkStart w:id="77" w:name="_Toc224567525"/>
      <w:r w:rsidRPr="003C3394">
        <w:rPr>
          <w:rtl/>
        </w:rPr>
        <w:t>מחלקות הפרוייקט וקשרים ביניהם</w:t>
      </w:r>
      <w:bookmarkEnd w:id="76"/>
      <w:bookmarkEnd w:id="77"/>
    </w:p>
    <w:p w14:paraId="42A55CF2" w14:textId="77777777" w:rsidR="004543E0" w:rsidRPr="00D9204F" w:rsidRDefault="004543E0" w:rsidP="004543E0">
      <w:pPr>
        <w:rPr>
          <w:rFonts w:ascii="David" w:hAnsi="David"/>
          <w:color w:val="0033CC"/>
          <w:sz w:val="24"/>
        </w:rPr>
      </w:pPr>
      <w:r w:rsidRPr="00D9204F">
        <w:rPr>
          <w:rFonts w:ascii="David" w:hAnsi="David" w:hint="cs"/>
          <w:color w:val="0033CC"/>
          <w:sz w:val="24"/>
          <w:rtl/>
        </w:rPr>
        <w:t xml:space="preserve">תרשים </w:t>
      </w:r>
      <w:r w:rsidRPr="00D9204F">
        <w:rPr>
          <w:rFonts w:ascii="David" w:hAnsi="David" w:hint="cs"/>
          <w:color w:val="0033CC"/>
          <w:sz w:val="24"/>
        </w:rPr>
        <w:t>UML</w:t>
      </w:r>
      <w:r w:rsidRPr="00D9204F">
        <w:rPr>
          <w:rFonts w:ascii="David" w:hAnsi="David" w:hint="cs"/>
          <w:color w:val="0033CC"/>
          <w:sz w:val="24"/>
          <w:rtl/>
        </w:rPr>
        <w:t xml:space="preserve"> של המחלקות והקשרים ביניהם</w:t>
      </w:r>
    </w:p>
    <w:p w14:paraId="5CEB9032" w14:textId="77777777" w:rsidR="004543E0" w:rsidRPr="00D9204F" w:rsidRDefault="004543E0" w:rsidP="004543E0">
      <w:pPr>
        <w:rPr>
          <w:rFonts w:ascii="David" w:hAnsi="David"/>
          <w:color w:val="0033CC"/>
          <w:rtl/>
        </w:rPr>
      </w:pPr>
      <w:r w:rsidRPr="00D9204F">
        <w:rPr>
          <w:rFonts w:ascii="David" w:hAnsi="David" w:hint="cs"/>
          <w:color w:val="0033CC"/>
          <w:rtl/>
        </w:rPr>
        <w:t xml:space="preserve">אם לא נכנס בתרשים אחד </w:t>
      </w:r>
      <w:r w:rsidRPr="00D9204F">
        <w:rPr>
          <w:rFonts w:ascii="David" w:hAnsi="David"/>
          <w:color w:val="0033CC"/>
          <w:rtl/>
        </w:rPr>
        <w:t>–</w:t>
      </w:r>
      <w:r w:rsidRPr="00D9204F">
        <w:rPr>
          <w:rFonts w:ascii="David" w:hAnsi="David" w:hint="cs"/>
          <w:color w:val="0033CC"/>
          <w:rtl/>
        </w:rPr>
        <w:t xml:space="preserve"> אפשר לפצל </w:t>
      </w:r>
    </w:p>
    <w:p w14:paraId="5407B7AA" w14:textId="77777777" w:rsidR="00D051EE" w:rsidRPr="004909D5" w:rsidRDefault="00D051EE" w:rsidP="00D051EE">
      <w:pPr>
        <w:pStyle w:val="Heading3"/>
        <w:rPr>
          <w:rtl/>
        </w:rPr>
      </w:pPr>
      <w:bookmarkStart w:id="78" w:name="_Toc224567526"/>
      <w:r>
        <w:rPr>
          <w:rFonts w:hint="cs"/>
          <w:rtl/>
        </w:rPr>
        <w:t>תרשים מחלקות</w:t>
      </w:r>
      <w:bookmarkEnd w:id="78"/>
    </w:p>
    <w:p w14:paraId="471DC502" w14:textId="77777777" w:rsidR="00D051EE" w:rsidRDefault="00D051EE" w:rsidP="00D051EE">
      <w:pPr>
        <w:rPr>
          <w:color w:val="0000FF"/>
          <w:rtl/>
        </w:rPr>
      </w:pPr>
      <w:r>
        <w:rPr>
          <w:rFonts w:hint="cs"/>
          <w:color w:val="0000FF"/>
          <w:rtl/>
        </w:rPr>
        <w:t>תרשים מחלקות שנוצר מה-</w:t>
      </w:r>
      <w:r>
        <w:rPr>
          <w:color w:val="0000FF"/>
        </w:rPr>
        <w:t>PLUGI</w:t>
      </w:r>
      <w:r>
        <w:rPr>
          <w:rFonts w:hint="cs"/>
          <w:color w:val="0000FF"/>
        </w:rPr>
        <w:t>N</w:t>
      </w:r>
      <w:r>
        <w:rPr>
          <w:rFonts w:hint="cs"/>
          <w:color w:val="0000FF"/>
          <w:rtl/>
        </w:rPr>
        <w:t xml:space="preserve"> המתאים.</w:t>
      </w:r>
    </w:p>
    <w:p w14:paraId="5C1BA5CE" w14:textId="77777777" w:rsidR="00D051EE" w:rsidRPr="001368EB" w:rsidRDefault="00D051EE" w:rsidP="00D051EE">
      <w:pPr>
        <w:rPr>
          <w:color w:val="0000FF"/>
          <w:rtl/>
        </w:rPr>
      </w:pPr>
      <w:r w:rsidRPr="001368EB">
        <w:rPr>
          <w:rFonts w:hint="cs"/>
          <w:color w:val="0000FF"/>
          <w:rtl/>
        </w:rPr>
        <w:t xml:space="preserve">אם התרשים מסובך אפשר ורצוי לפרק לכמה תרשימים (אפשר לשים כמה תרשימים שרוצים בתוך אותו פרויקט) ולשים בדפים שונים. לחילופין אם יש מחלקות שאינן מקושרות למחלקות אחרות, אפשר לשים אותן באזור נפרד באותו שרטוט ואז לצלם את המסך ע"י </w:t>
      </w:r>
      <w:r w:rsidRPr="001368EB">
        <w:rPr>
          <w:color w:val="0000FF"/>
        </w:rPr>
        <w:t>Alt-</w:t>
      </w:r>
      <w:proofErr w:type="spellStart"/>
      <w:r w:rsidRPr="001368EB">
        <w:rPr>
          <w:color w:val="0000FF"/>
        </w:rPr>
        <w:t>PrtScn</w:t>
      </w:r>
      <w:proofErr w:type="spellEnd"/>
      <w:r w:rsidRPr="001368EB">
        <w:rPr>
          <w:rFonts w:hint="cs"/>
          <w:color w:val="0000FF"/>
          <w:rtl/>
        </w:rPr>
        <w:t>, לחתוך את השוליים (</w:t>
      </w:r>
      <w:r w:rsidRPr="001368EB">
        <w:rPr>
          <w:color w:val="0000FF"/>
        </w:rPr>
        <w:t>Crop</w:t>
      </w:r>
      <w:r w:rsidRPr="001368EB">
        <w:rPr>
          <w:rFonts w:hint="cs"/>
          <w:color w:val="0000FF"/>
          <w:rtl/>
        </w:rPr>
        <w:t>) ולשים בדף נפרד.</w:t>
      </w:r>
    </w:p>
    <w:p w14:paraId="2BB4C600" w14:textId="77777777" w:rsidR="00D051EE" w:rsidRDefault="00D051EE" w:rsidP="00D051EE">
      <w:pPr>
        <w:rPr>
          <w:b/>
          <w:bCs/>
          <w:color w:val="0000FF"/>
          <w:rtl/>
        </w:rPr>
      </w:pPr>
      <w:r w:rsidRPr="001368EB">
        <w:rPr>
          <w:rFonts w:hint="cs"/>
          <w:b/>
          <w:bCs/>
          <w:color w:val="0000FF"/>
          <w:rtl/>
        </w:rPr>
        <w:t>זהו אחד החלקים הכי חשובים בספר הפרויקט שלכם. דאגו שהוא יהיה בנוי ומעומד כמו שצריך.</w:t>
      </w:r>
    </w:p>
    <w:p w14:paraId="511CB2A2" w14:textId="77777777" w:rsidR="006313EE" w:rsidRPr="00561E21" w:rsidRDefault="00561E21" w:rsidP="00D051EE">
      <w:pPr>
        <w:rPr>
          <w:b/>
          <w:bCs/>
          <w:color w:val="0000FF"/>
          <w:u w:val="single"/>
          <w:rtl/>
          <w:rPrChange w:id="79" w:author="יוסי ירון" w:date="2026-03-16T14:56:00Z" w16du:dateUtc="2026-03-16T12:56:00Z">
            <w:rPr>
              <w:b/>
              <w:bCs/>
              <w:color w:val="0000FF"/>
              <w:rtl/>
            </w:rPr>
          </w:rPrChange>
        </w:rPr>
      </w:pPr>
      <w:ins w:id="80" w:author="יוסי ירון" w:date="2026-03-16T14:57:00Z" w16du:dateUtc="2026-03-16T12:57:00Z">
        <w:r>
          <w:rPr>
            <w:rFonts w:hint="cs"/>
            <w:b/>
            <w:bCs/>
            <w:color w:val="0000FF"/>
            <w:u w:val="single"/>
            <w:rtl/>
          </w:rPr>
          <w:t>תרש</w:t>
        </w:r>
      </w:ins>
      <w:ins w:id="81" w:author="יוסי ירון" w:date="2026-03-16T14:58:00Z" w16du:dateUtc="2026-03-16T12:58:00Z">
        <w:r>
          <w:rPr>
            <w:rFonts w:hint="cs"/>
            <w:b/>
            <w:bCs/>
            <w:color w:val="0000FF"/>
            <w:u w:val="single"/>
            <w:rtl/>
          </w:rPr>
          <w:t>ימ</w:t>
        </w:r>
      </w:ins>
      <w:ins w:id="82" w:author="יוסי ירון" w:date="2026-03-16T14:57:00Z" w16du:dateUtc="2026-03-16T12:57:00Z">
        <w:r>
          <w:rPr>
            <w:rFonts w:hint="cs"/>
            <w:b/>
            <w:bCs/>
            <w:color w:val="0000FF"/>
            <w:u w:val="single"/>
            <w:rtl/>
          </w:rPr>
          <w:t>י</w:t>
        </w:r>
      </w:ins>
      <w:ins w:id="83" w:author="יוסי ירון" w:date="2026-03-16T14:58:00Z" w16du:dateUtc="2026-03-16T12:58:00Z">
        <w:r>
          <w:rPr>
            <w:rFonts w:hint="cs"/>
            <w:b/>
            <w:bCs/>
            <w:color w:val="0000FF"/>
            <w:u w:val="single"/>
            <w:rtl/>
          </w:rPr>
          <w:t xml:space="preserve"> המחלקות</w:t>
        </w:r>
      </w:ins>
      <w:ins w:id="84" w:author="יוסי ירון" w:date="2026-03-16T14:57:00Z" w16du:dateUtc="2026-03-16T12:57:00Z">
        <w:r>
          <w:rPr>
            <w:rFonts w:hint="cs"/>
            <w:b/>
            <w:bCs/>
            <w:color w:val="0000FF"/>
            <w:u w:val="single"/>
            <w:rtl/>
          </w:rPr>
          <w:t xml:space="preserve"> </w:t>
        </w:r>
        <w:r w:rsidRPr="00561E21">
          <w:rPr>
            <w:b/>
            <w:bCs/>
            <w:color w:val="0000FF"/>
            <w:rtl/>
            <w:rPrChange w:id="85" w:author="יוסי ירון" w:date="2026-03-16T14:58:00Z" w16du:dateUtc="2026-03-16T12:58:00Z">
              <w:rPr>
                <w:b/>
                <w:bCs/>
                <w:color w:val="0000FF"/>
                <w:u w:val="single"/>
                <w:rtl/>
              </w:rPr>
            </w:rPrChange>
          </w:rPr>
          <w:t>*חייב</w:t>
        </w:r>
      </w:ins>
      <w:ins w:id="86" w:author="יוסי ירון" w:date="2026-03-16T14:58:00Z" w16du:dateUtc="2026-03-16T12:58:00Z">
        <w:r w:rsidRPr="00561E21">
          <w:rPr>
            <w:rFonts w:hint="eastAsia"/>
            <w:b/>
            <w:bCs/>
            <w:color w:val="0000FF"/>
            <w:rtl/>
            <w:rPrChange w:id="87" w:author="יוסי ירון" w:date="2026-03-16T14:58:00Z" w16du:dateUtc="2026-03-16T12:58:00Z">
              <w:rPr>
                <w:rFonts w:hint="eastAsia"/>
                <w:b/>
                <w:bCs/>
                <w:color w:val="0000FF"/>
                <w:u w:val="single"/>
                <w:rtl/>
              </w:rPr>
            </w:rPrChange>
          </w:rPr>
          <w:t>ים</w:t>
        </w:r>
      </w:ins>
      <w:ins w:id="88" w:author="יוסי ירון" w:date="2026-03-16T14:57:00Z" w16du:dateUtc="2026-03-16T12:57:00Z">
        <w:r w:rsidRPr="00561E21">
          <w:rPr>
            <w:b/>
            <w:bCs/>
            <w:color w:val="0000FF"/>
            <w:rtl/>
            <w:rPrChange w:id="89" w:author="יוסי ירון" w:date="2026-03-16T14:58:00Z" w16du:dateUtc="2026-03-16T12:58:00Z">
              <w:rPr>
                <w:b/>
                <w:bCs/>
                <w:color w:val="0000FF"/>
                <w:u w:val="single"/>
                <w:rtl/>
              </w:rPr>
            </w:rPrChange>
          </w:rPr>
          <w:t>*</w:t>
        </w:r>
        <w:r>
          <w:rPr>
            <w:rFonts w:hint="cs"/>
            <w:b/>
            <w:bCs/>
            <w:color w:val="0000FF"/>
            <w:u w:val="single"/>
            <w:rtl/>
          </w:rPr>
          <w:t xml:space="preserve"> להיות קריא</w:t>
        </w:r>
      </w:ins>
      <w:ins w:id="90" w:author="יוסי ירון" w:date="2026-03-16T14:58:00Z" w16du:dateUtc="2026-03-16T12:58:00Z">
        <w:r>
          <w:rPr>
            <w:rFonts w:hint="cs"/>
            <w:b/>
            <w:bCs/>
            <w:color w:val="0000FF"/>
            <w:u w:val="single"/>
            <w:rtl/>
          </w:rPr>
          <w:t>ים</w:t>
        </w:r>
      </w:ins>
      <w:ins w:id="91" w:author="יוסי ירון" w:date="2026-03-16T14:57:00Z" w16du:dateUtc="2026-03-16T12:57:00Z">
        <w:r>
          <w:rPr>
            <w:rFonts w:hint="cs"/>
            <w:b/>
            <w:bCs/>
            <w:color w:val="0000FF"/>
            <w:u w:val="single"/>
            <w:rtl/>
          </w:rPr>
          <w:t xml:space="preserve"> (גם בגירסת ה-</w:t>
        </w:r>
        <w:r>
          <w:rPr>
            <w:b/>
            <w:bCs/>
            <w:color w:val="0000FF"/>
            <w:u w:val="single"/>
          </w:rPr>
          <w:t>PDF</w:t>
        </w:r>
        <w:r>
          <w:rPr>
            <w:rFonts w:hint="cs"/>
            <w:b/>
            <w:bCs/>
            <w:color w:val="0000FF"/>
            <w:u w:val="single"/>
            <w:rtl/>
          </w:rPr>
          <w:t>). אם ההעברה ל-</w:t>
        </w:r>
        <w:r>
          <w:rPr>
            <w:b/>
            <w:bCs/>
            <w:color w:val="0000FF"/>
            <w:u w:val="single"/>
          </w:rPr>
          <w:t>PDF</w:t>
        </w:r>
        <w:r>
          <w:rPr>
            <w:rFonts w:hint="cs"/>
            <w:b/>
            <w:bCs/>
            <w:color w:val="0000FF"/>
            <w:u w:val="single"/>
            <w:rtl/>
          </w:rPr>
          <w:t xml:space="preserve"> מורידה רזולוציה ברמה שלא מאפשרת קריאה, יש לצרף קישור ל-</w:t>
        </w:r>
        <w:r>
          <w:rPr>
            <w:b/>
            <w:bCs/>
            <w:color w:val="0000FF"/>
            <w:u w:val="single"/>
          </w:rPr>
          <w:t>Google Drive</w:t>
        </w:r>
        <w:r>
          <w:rPr>
            <w:rFonts w:hint="cs"/>
            <w:b/>
            <w:bCs/>
            <w:color w:val="0000FF"/>
            <w:u w:val="single"/>
            <w:rtl/>
          </w:rPr>
          <w:t xml:space="preserve"> </w:t>
        </w:r>
      </w:ins>
      <w:ins w:id="92" w:author="יוסי ירון" w:date="2026-03-16T14:58:00Z" w16du:dateUtc="2026-03-16T12:58:00Z">
        <w:r>
          <w:rPr>
            <w:rFonts w:hint="cs"/>
            <w:b/>
            <w:bCs/>
            <w:color w:val="0000FF"/>
            <w:u w:val="single"/>
            <w:rtl/>
          </w:rPr>
          <w:t>המאפשר צפיה בתרשים (כקובץ תמונה) והורדתו.</w:t>
        </w:r>
      </w:ins>
    </w:p>
    <w:p w14:paraId="54FDD960" w14:textId="77777777" w:rsidR="006313EE" w:rsidRPr="006313EE" w:rsidRDefault="006313EE" w:rsidP="00561E21">
      <w:pPr>
        <w:rPr>
          <w:b/>
          <w:bCs/>
          <w:color w:val="0000FF"/>
          <w:rtl/>
        </w:rPr>
      </w:pPr>
      <w:del w:id="93" w:author="יוסי ירון" w:date="2026-03-16T14:55:00Z" w16du:dateUtc="2026-03-16T12:55:00Z">
        <w:r w:rsidDel="00561E21">
          <w:rPr>
            <w:rFonts w:hint="cs"/>
            <w:b/>
            <w:bCs/>
            <w:color w:val="0000FF"/>
            <w:rtl/>
          </w:rPr>
          <w:delText>במצגת 49 יש הוראות מפורטות איך להתקין את ה-</w:delText>
        </w:r>
        <w:r w:rsidDel="00561E21">
          <w:rPr>
            <w:b/>
            <w:bCs/>
            <w:color w:val="0000FF"/>
          </w:rPr>
          <w:delText>plugins</w:delText>
        </w:r>
        <w:r w:rsidDel="00561E21">
          <w:rPr>
            <w:rFonts w:hint="cs"/>
            <w:b/>
            <w:bCs/>
            <w:color w:val="0000FF"/>
            <w:rtl/>
          </w:rPr>
          <w:delText xml:space="preserve"> באמצעותם בונים את תרשים המחלקות </w:delText>
        </w:r>
      </w:del>
      <w:ins w:id="94" w:author="יוסי ירון" w:date="2026-03-16T14:55:00Z" w16du:dateUtc="2026-03-16T12:55:00Z">
        <w:r w:rsidR="00561E21">
          <w:rPr>
            <w:rFonts w:hint="cs"/>
            <w:b/>
            <w:bCs/>
            <w:color w:val="0000FF"/>
            <w:rtl/>
          </w:rPr>
          <w:t xml:space="preserve">יש מגוון </w:t>
        </w:r>
      </w:ins>
      <w:ins w:id="95" w:author="יוסי ירון" w:date="2026-03-16T14:56:00Z" w16du:dateUtc="2026-03-16T12:56:00Z">
        <w:r w:rsidR="00561E21">
          <w:rPr>
            <w:rFonts w:hint="cs"/>
            <w:b/>
            <w:bCs/>
            <w:color w:val="0000FF"/>
            <w:rtl/>
          </w:rPr>
          <w:t xml:space="preserve">כלים שמאפשרים לשרטט </w:t>
        </w:r>
        <w:r w:rsidR="00561E21">
          <w:rPr>
            <w:b/>
            <w:bCs/>
            <w:color w:val="0000FF"/>
          </w:rPr>
          <w:t>UML</w:t>
        </w:r>
        <w:r w:rsidR="00561E21">
          <w:rPr>
            <w:rFonts w:hint="cs"/>
            <w:b/>
            <w:bCs/>
            <w:color w:val="0000FF"/>
            <w:rtl/>
          </w:rPr>
          <w:t xml:space="preserve"> מתוך הקוד. פיתרון אפשרי הוא שילוב של ה-</w:t>
        </w:r>
        <w:r w:rsidR="00561E21">
          <w:rPr>
            <w:b/>
            <w:bCs/>
            <w:color w:val="0000FF"/>
          </w:rPr>
          <w:t>plugins</w:t>
        </w:r>
        <w:r w:rsidR="00561E21">
          <w:rPr>
            <w:rFonts w:hint="cs"/>
            <w:b/>
            <w:bCs/>
            <w:color w:val="0000FF"/>
            <w:rtl/>
          </w:rPr>
          <w:t xml:space="preserve"> הבאים </w:t>
        </w:r>
      </w:ins>
      <w:r>
        <w:rPr>
          <w:rFonts w:hint="cs"/>
          <w:b/>
          <w:bCs/>
          <w:color w:val="0000FF"/>
          <w:rtl/>
        </w:rPr>
        <w:t>(</w:t>
      </w:r>
      <w:proofErr w:type="spellStart"/>
      <w:r w:rsidRPr="006313EE">
        <w:rPr>
          <w:b/>
          <w:bCs/>
          <w:color w:val="0000FF"/>
        </w:rPr>
        <w:t>PlantUML</w:t>
      </w:r>
      <w:proofErr w:type="spellEnd"/>
      <w:r w:rsidRPr="006313EE">
        <w:rPr>
          <w:b/>
          <w:bCs/>
          <w:color w:val="0000FF"/>
        </w:rPr>
        <w:t xml:space="preserve"> Integration</w:t>
      </w:r>
      <w:r w:rsidRPr="006313EE">
        <w:rPr>
          <w:b/>
          <w:bCs/>
          <w:color w:val="0000FF"/>
          <w:rtl/>
        </w:rPr>
        <w:t xml:space="preserve"> </w:t>
      </w:r>
      <w:r>
        <w:rPr>
          <w:rFonts w:hint="cs"/>
          <w:b/>
          <w:bCs/>
          <w:color w:val="0000FF"/>
          <w:rtl/>
        </w:rPr>
        <w:t xml:space="preserve">+ </w:t>
      </w:r>
      <w:proofErr w:type="spellStart"/>
      <w:r w:rsidRPr="006313EE">
        <w:rPr>
          <w:b/>
          <w:bCs/>
          <w:color w:val="0000FF"/>
        </w:rPr>
        <w:t>PlantUML</w:t>
      </w:r>
      <w:proofErr w:type="spellEnd"/>
      <w:r w:rsidRPr="006313EE">
        <w:rPr>
          <w:b/>
          <w:bCs/>
          <w:color w:val="0000FF"/>
        </w:rPr>
        <w:t xml:space="preserve"> Parser</w:t>
      </w:r>
      <w:r>
        <w:rPr>
          <w:rFonts w:hint="cs"/>
          <w:b/>
          <w:bCs/>
          <w:color w:val="0000FF"/>
          <w:rtl/>
        </w:rPr>
        <w:t>).</w:t>
      </w:r>
    </w:p>
    <w:p w14:paraId="298920A0" w14:textId="77777777" w:rsidR="00D051EE" w:rsidRDefault="00D051EE" w:rsidP="00D051EE">
      <w:pPr>
        <w:bidi w:val="0"/>
        <w:spacing w:line="240" w:lineRule="auto"/>
        <w:jc w:val="left"/>
        <w:rPr>
          <w:color w:val="0000FF"/>
          <w:rtl/>
        </w:rPr>
      </w:pPr>
    </w:p>
    <w:p w14:paraId="0CB5716B" w14:textId="77777777" w:rsidR="0098361F" w:rsidRDefault="0098361F">
      <w:pPr>
        <w:bidi w:val="0"/>
        <w:spacing w:line="240" w:lineRule="auto"/>
        <w:jc w:val="left"/>
        <w:rPr>
          <w:color w:val="0000FF"/>
          <w:rtl/>
        </w:rPr>
      </w:pPr>
      <w:r>
        <w:rPr>
          <w:color w:val="0000FF"/>
          <w:rtl/>
        </w:rPr>
        <w:br w:type="page"/>
      </w:r>
    </w:p>
    <w:p w14:paraId="27CCE0CD" w14:textId="77777777" w:rsidR="00D051EE" w:rsidRDefault="00D051EE" w:rsidP="00D051EE">
      <w:pPr>
        <w:rPr>
          <w:color w:val="0000FF"/>
          <w:rtl/>
        </w:rPr>
      </w:pPr>
      <w:r>
        <w:rPr>
          <w:rFonts w:hint="cs"/>
          <w:color w:val="0000FF"/>
          <w:rtl/>
        </w:rPr>
        <w:lastRenderedPageBreak/>
        <w:t>דוגמ</w:t>
      </w:r>
      <w:r w:rsidR="00DE689D">
        <w:rPr>
          <w:rFonts w:hint="cs"/>
          <w:color w:val="0000FF"/>
          <w:rtl/>
        </w:rPr>
        <w:t>ה</w:t>
      </w:r>
      <w:r>
        <w:rPr>
          <w:rFonts w:hint="cs"/>
          <w:color w:val="0000FF"/>
          <w:rtl/>
        </w:rPr>
        <w:t xml:space="preserve"> לתרשים מחלקות עבור פרויקט  </w:t>
      </w:r>
      <w:r>
        <w:rPr>
          <w:color w:val="0000FF"/>
        </w:rPr>
        <w:t>Hangman</w:t>
      </w:r>
      <w:ins w:id="96" w:author="יוסי ירון" w:date="2026-03-16T15:20:00Z" w16du:dateUtc="2026-03-16T13:20:00Z">
        <w:r w:rsidR="00DE689D">
          <w:rPr>
            <w:rFonts w:hint="cs"/>
            <w:color w:val="0000FF"/>
            <w:rtl/>
          </w:rPr>
          <w:t xml:space="preserve"> (פרויקט שאינו ברמה של פרויקט בגרות אלא תרגיל בית)</w:t>
        </w:r>
        <w:r w:rsidR="001B23A6">
          <w:rPr>
            <w:rFonts w:hint="cs"/>
            <w:color w:val="0000FF"/>
            <w:rtl/>
          </w:rPr>
          <w:t>:</w:t>
        </w:r>
      </w:ins>
      <w:del w:id="97" w:author="יוסי ירון" w:date="2026-03-16T15:20:00Z" w16du:dateUtc="2026-03-16T13:20:00Z">
        <w:r w:rsidDel="001B23A6">
          <w:rPr>
            <w:rFonts w:hint="cs"/>
            <w:color w:val="0000FF"/>
            <w:rtl/>
          </w:rPr>
          <w:delText xml:space="preserve"> </w:delText>
        </w:r>
      </w:del>
    </w:p>
    <w:p w14:paraId="79D8E486" w14:textId="77777777" w:rsidR="00D051EE" w:rsidRDefault="00D051EE" w:rsidP="00D051EE">
      <w:pPr>
        <w:rPr>
          <w:color w:val="0000FF"/>
        </w:rPr>
      </w:pPr>
      <w:r>
        <w:rPr>
          <w:noProof/>
          <w:color w:val="0000FF"/>
        </w:rPr>
        <w:lastRenderedPageBreak/>
        <w:drawing>
          <wp:inline distT="0" distB="0" distL="0" distR="0" wp14:anchorId="1413BF76" wp14:editId="25800601">
            <wp:extent cx="8330957" cy="3592028"/>
            <wp:effectExtent l="0" t="2362200" r="0" b="23520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lassDiagram.png"/>
                    <pic:cNvPicPr/>
                  </pic:nvPicPr>
                  <pic:blipFill>
                    <a:blip r:embed="rId9">
                      <a:extLst>
                        <a:ext uri="{28A0092B-C50C-407E-A947-70E740481C1C}">
                          <a14:useLocalDpi xmlns:a14="http://schemas.microsoft.com/office/drawing/2010/main" val="0"/>
                        </a:ext>
                      </a:extLst>
                    </a:blip>
                    <a:stretch>
                      <a:fillRect/>
                    </a:stretch>
                  </pic:blipFill>
                  <pic:spPr>
                    <a:xfrm rot="16200000">
                      <a:off x="0" y="0"/>
                      <a:ext cx="8440310" cy="3639177"/>
                    </a:xfrm>
                    <a:prstGeom prst="rect">
                      <a:avLst/>
                    </a:prstGeom>
                  </pic:spPr>
                </pic:pic>
              </a:graphicData>
            </a:graphic>
          </wp:inline>
        </w:drawing>
      </w:r>
    </w:p>
    <w:p w14:paraId="10C3D089" w14:textId="77777777" w:rsidR="004543E0" w:rsidRDefault="00DE689D" w:rsidP="00DE689D">
      <w:pPr>
        <w:pStyle w:val="Heading3"/>
        <w:rPr>
          <w:ins w:id="98" w:author="יוסי ירון" w:date="2026-03-16T15:26:00Z" w16du:dateUtc="2026-03-16T13:26:00Z"/>
          <w:rtl/>
        </w:rPr>
      </w:pPr>
      <w:bookmarkStart w:id="99" w:name="_Toc224567527"/>
      <w:ins w:id="100" w:author="יוסי ירון" w:date="2026-03-16T15:22:00Z" w16du:dateUtc="2026-03-16T13:22:00Z">
        <w:r>
          <w:rPr>
            <w:rFonts w:hint="cs"/>
            <w:rtl/>
          </w:rPr>
          <w:lastRenderedPageBreak/>
          <w:t>הסברים נוספים</w:t>
        </w:r>
      </w:ins>
      <w:bookmarkEnd w:id="99"/>
    </w:p>
    <w:p w14:paraId="4323C1F4" w14:textId="77777777" w:rsidR="0074517D" w:rsidRPr="0074517D" w:rsidRDefault="0074517D">
      <w:pPr>
        <w:rPr>
          <w:ins w:id="101" w:author="יוסי ירון" w:date="2026-03-16T15:22:00Z" w16du:dateUtc="2026-03-16T13:22:00Z"/>
          <w:i/>
          <w:iCs/>
          <w:color w:val="0000FF"/>
          <w:rtl/>
          <w:rPrChange w:id="102" w:author="יוסי ירון" w:date="2026-03-16T15:26:00Z" w16du:dateUtc="2026-03-16T13:26:00Z">
            <w:rPr>
              <w:ins w:id="103" w:author="יוסי ירון" w:date="2026-03-16T15:22:00Z" w16du:dateUtc="2026-03-16T13:22:00Z"/>
              <w:rtl/>
            </w:rPr>
          </w:rPrChange>
        </w:rPr>
        <w:pPrChange w:id="104" w:author="יוסי ירון" w:date="2026-03-16T15:26:00Z" w16du:dateUtc="2026-03-16T13:26:00Z">
          <w:pPr>
            <w:pStyle w:val="Heading3"/>
          </w:pPr>
        </w:pPrChange>
      </w:pPr>
      <w:ins w:id="105" w:author="יוסי ירון" w:date="2026-03-16T15:26:00Z" w16du:dateUtc="2026-03-16T13:26:00Z">
        <w:r w:rsidRPr="0074517D">
          <w:rPr>
            <w:rFonts w:hint="eastAsia"/>
            <w:i/>
            <w:iCs/>
            <w:color w:val="0000FF"/>
            <w:rtl/>
            <w:rPrChange w:id="106" w:author="יוסי ירון" w:date="2026-03-16T15:26:00Z" w16du:dateUtc="2026-03-16T13:26:00Z">
              <w:rPr>
                <w:rFonts w:hint="eastAsia"/>
                <w:b w:val="0"/>
                <w:bCs w:val="0"/>
                <w:rtl/>
              </w:rPr>
            </w:rPrChange>
          </w:rPr>
          <w:t>בנקודה</w:t>
        </w:r>
        <w:r w:rsidRPr="0074517D">
          <w:rPr>
            <w:i/>
            <w:iCs/>
            <w:color w:val="0000FF"/>
            <w:rtl/>
            <w:rPrChange w:id="107" w:author="יוסי ירון" w:date="2026-03-16T15:26:00Z" w16du:dateUtc="2026-03-16T13:26:00Z">
              <w:rPr>
                <w:b w:val="0"/>
                <w:bCs w:val="0"/>
                <w:rtl/>
              </w:rPr>
            </w:rPrChange>
          </w:rPr>
          <w:t xml:space="preserve"> זו עליכם להוסיף </w:t>
        </w:r>
        <w:r>
          <w:rPr>
            <w:rFonts w:hint="cs"/>
            <w:i/>
            <w:iCs/>
            <w:color w:val="0000FF"/>
            <w:rtl/>
          </w:rPr>
          <w:t xml:space="preserve">תתי-פרקים נוספים </w:t>
        </w:r>
      </w:ins>
      <w:ins w:id="108" w:author="יוסי ירון" w:date="2026-03-16T15:27:00Z" w16du:dateUtc="2026-03-16T13:27:00Z">
        <w:r>
          <w:rPr>
            <w:rFonts w:hint="cs"/>
            <w:i/>
            <w:iCs/>
            <w:color w:val="0000FF"/>
            <w:rtl/>
          </w:rPr>
          <w:t xml:space="preserve">לפי הצורך </w:t>
        </w:r>
      </w:ins>
      <w:ins w:id="109" w:author="יוסי ירון" w:date="2026-03-16T15:26:00Z" w16du:dateUtc="2026-03-16T13:26:00Z">
        <w:r>
          <w:rPr>
            <w:rFonts w:hint="cs"/>
            <w:i/>
            <w:iCs/>
            <w:color w:val="0000FF"/>
            <w:rtl/>
          </w:rPr>
          <w:t>(</w:t>
        </w:r>
      </w:ins>
      <w:ins w:id="110" w:author="יוסי ירון" w:date="2026-03-16T15:27:00Z" w16du:dateUtc="2026-03-16T13:27:00Z">
        <w:r>
          <w:rPr>
            <w:rFonts w:hint="cs"/>
            <w:i/>
            <w:iCs/>
            <w:color w:val="0000FF"/>
            <w:rtl/>
          </w:rPr>
          <w:t>עם כותרות במקום ו</w:t>
        </w:r>
      </w:ins>
      <w:ins w:id="111" w:author="יוסי ירון" w:date="2026-03-16T15:26:00Z" w16du:dateUtc="2026-03-16T13:26:00Z">
        <w:r>
          <w:rPr>
            <w:rFonts w:hint="cs"/>
            <w:i/>
            <w:iCs/>
            <w:color w:val="0000FF"/>
            <w:rtl/>
          </w:rPr>
          <w:t>באותה ר</w:t>
        </w:r>
      </w:ins>
      <w:ins w:id="112" w:author="יוסי ירון" w:date="2026-03-16T15:27:00Z" w16du:dateUtc="2026-03-16T13:27:00Z">
        <w:r>
          <w:rPr>
            <w:rFonts w:hint="cs"/>
            <w:i/>
            <w:iCs/>
            <w:color w:val="0000FF"/>
            <w:rtl/>
          </w:rPr>
          <w:t>מה כמו "הסברים נוספים") :</w:t>
        </w:r>
      </w:ins>
    </w:p>
    <w:p w14:paraId="4DD49198" w14:textId="77777777" w:rsidR="00DE689D" w:rsidRPr="0074517D" w:rsidRDefault="00DE689D">
      <w:pPr>
        <w:pStyle w:val="ListParagraph"/>
        <w:numPr>
          <w:ilvl w:val="0"/>
          <w:numId w:val="18"/>
        </w:numPr>
        <w:rPr>
          <w:ins w:id="113" w:author="יוסי ירון" w:date="2026-03-16T15:23:00Z" w16du:dateUtc="2026-03-16T13:23:00Z"/>
          <w:color w:val="0000FF"/>
          <w:rtl/>
          <w:rPrChange w:id="114" w:author="יוסי ירון" w:date="2026-03-16T15:27:00Z" w16du:dateUtc="2026-03-16T13:27:00Z">
            <w:rPr>
              <w:ins w:id="115" w:author="יוסי ירון" w:date="2026-03-16T15:23:00Z" w16du:dateUtc="2026-03-16T13:23:00Z"/>
              <w:rtl/>
            </w:rPr>
          </w:rPrChange>
        </w:rPr>
        <w:pPrChange w:id="116" w:author="יוסי ירון" w:date="2026-03-16T15:27:00Z" w16du:dateUtc="2026-03-16T13:27:00Z">
          <w:pPr/>
        </w:pPrChange>
      </w:pPr>
      <w:ins w:id="117" w:author="יוסי ירון" w:date="2026-03-16T15:22:00Z" w16du:dateUtc="2026-03-16T13:22:00Z">
        <w:r w:rsidRPr="0074517D">
          <w:rPr>
            <w:rFonts w:hint="eastAsia"/>
            <w:color w:val="0000FF"/>
            <w:rtl/>
            <w:rPrChange w:id="118" w:author="יוסי ירון" w:date="2026-03-16T15:27:00Z" w16du:dateUtc="2026-03-16T13:27:00Z">
              <w:rPr>
                <w:rFonts w:hint="eastAsia"/>
                <w:rtl/>
              </w:rPr>
            </w:rPrChange>
          </w:rPr>
          <w:t>הסבר</w:t>
        </w:r>
        <w:r w:rsidRPr="0074517D">
          <w:rPr>
            <w:color w:val="0000FF"/>
            <w:rtl/>
            <w:rPrChange w:id="119" w:author="יוסי ירון" w:date="2026-03-16T15:27:00Z" w16du:dateUtc="2026-03-16T13:27:00Z">
              <w:rPr>
                <w:rtl/>
              </w:rPr>
            </w:rPrChange>
          </w:rPr>
          <w:t xml:space="preserve"> על מב</w:t>
        </w:r>
      </w:ins>
      <w:ins w:id="120" w:author="יוסי ירון" w:date="2026-03-16T15:23:00Z" w16du:dateUtc="2026-03-16T13:23:00Z">
        <w:r w:rsidRPr="0074517D">
          <w:rPr>
            <w:rFonts w:hint="eastAsia"/>
            <w:color w:val="0000FF"/>
            <w:rtl/>
            <w:rPrChange w:id="121" w:author="יוסי ירון" w:date="2026-03-16T15:27:00Z" w16du:dateUtc="2026-03-16T13:27:00Z">
              <w:rPr>
                <w:rFonts w:hint="eastAsia"/>
                <w:rtl/>
              </w:rPr>
            </w:rPrChange>
          </w:rPr>
          <w:t>נה</w:t>
        </w:r>
        <w:r w:rsidRPr="0074517D">
          <w:rPr>
            <w:color w:val="0000FF"/>
            <w:rtl/>
            <w:rPrChange w:id="122" w:author="יוסי ירון" w:date="2026-03-16T15:27:00Z" w16du:dateUtc="2026-03-16T13:27:00Z">
              <w:rPr>
                <w:rtl/>
              </w:rPr>
            </w:rPrChange>
          </w:rPr>
          <w:t xml:space="preserve"> העצים בפרויקט (איזה מחלקות נמצאות בתוך תתי-תיקיות)</w:t>
        </w:r>
      </w:ins>
      <w:ins w:id="123" w:author="יוסי ירון" w:date="2026-03-16T15:26:00Z" w16du:dateUtc="2026-03-16T13:26:00Z">
        <w:r w:rsidR="0074517D" w:rsidRPr="0074517D">
          <w:rPr>
            <w:color w:val="0000FF"/>
            <w:rtl/>
            <w:rPrChange w:id="124" w:author="יוסי ירון" w:date="2026-03-16T15:27:00Z" w16du:dateUtc="2026-03-16T13:27:00Z">
              <w:rPr>
                <w:rtl/>
              </w:rPr>
            </w:rPrChange>
          </w:rPr>
          <w:t xml:space="preserve"> </w:t>
        </w:r>
      </w:ins>
    </w:p>
    <w:p w14:paraId="6EE259E5" w14:textId="77777777" w:rsidR="00DE689D" w:rsidRPr="0074517D" w:rsidRDefault="00DE689D">
      <w:pPr>
        <w:pStyle w:val="ListParagraph"/>
        <w:numPr>
          <w:ilvl w:val="0"/>
          <w:numId w:val="18"/>
        </w:numPr>
        <w:rPr>
          <w:ins w:id="125" w:author="יוסי ירון" w:date="2026-03-16T15:24:00Z" w16du:dateUtc="2026-03-16T13:24:00Z"/>
          <w:color w:val="0000FF"/>
          <w:rtl/>
          <w:rPrChange w:id="126" w:author="יוסי ירון" w:date="2026-03-16T15:27:00Z" w16du:dateUtc="2026-03-16T13:27:00Z">
            <w:rPr>
              <w:ins w:id="127" w:author="יוסי ירון" w:date="2026-03-16T15:24:00Z" w16du:dateUtc="2026-03-16T13:24:00Z"/>
              <w:rtl/>
            </w:rPr>
          </w:rPrChange>
        </w:rPr>
        <w:pPrChange w:id="128" w:author="יוסי ירון" w:date="2026-03-16T15:27:00Z" w16du:dateUtc="2026-03-16T13:27:00Z">
          <w:pPr/>
        </w:pPrChange>
      </w:pPr>
      <w:ins w:id="129" w:author="יוסי ירון" w:date="2026-03-16T15:23:00Z" w16du:dateUtc="2026-03-16T13:23:00Z">
        <w:r w:rsidRPr="0074517D">
          <w:rPr>
            <w:rFonts w:hint="eastAsia"/>
            <w:color w:val="0000FF"/>
            <w:rtl/>
            <w:rPrChange w:id="130" w:author="יוסי ירון" w:date="2026-03-16T15:27:00Z" w16du:dateUtc="2026-03-16T13:27:00Z">
              <w:rPr>
                <w:rFonts w:hint="eastAsia"/>
                <w:rtl/>
              </w:rPr>
            </w:rPrChange>
          </w:rPr>
          <w:t>תרשימי</w:t>
        </w:r>
        <w:r w:rsidRPr="0074517D">
          <w:rPr>
            <w:color w:val="0000FF"/>
            <w:rtl/>
            <w:rPrChange w:id="131" w:author="יוסי ירון" w:date="2026-03-16T15:27:00Z" w16du:dateUtc="2026-03-16T13:27:00Z">
              <w:rPr>
                <w:rtl/>
              </w:rPr>
            </w:rPrChange>
          </w:rPr>
          <w:t xml:space="preserve"> זרימה המתארים אלגוריתמים</w:t>
        </w:r>
      </w:ins>
      <w:ins w:id="132" w:author="יוסי ירון" w:date="2026-03-16T15:25:00Z" w16du:dateUtc="2026-03-16T13:25:00Z">
        <w:r w:rsidR="00FB59D8" w:rsidRPr="0074517D">
          <w:rPr>
            <w:color w:val="0000FF"/>
            <w:rtl/>
            <w:rPrChange w:id="133" w:author="יוסי ירון" w:date="2026-03-16T15:27:00Z" w16du:dateUtc="2026-03-16T13:27:00Z">
              <w:rPr>
                <w:rtl/>
              </w:rPr>
            </w:rPrChange>
          </w:rPr>
          <w:t>/תהליכים</w:t>
        </w:r>
      </w:ins>
      <w:ins w:id="134" w:author="יוסי ירון" w:date="2026-03-16T15:23:00Z" w16du:dateUtc="2026-03-16T13:23:00Z">
        <w:r w:rsidRPr="0074517D">
          <w:rPr>
            <w:color w:val="0000FF"/>
            <w:rtl/>
            <w:rPrChange w:id="135" w:author="יוסי ירון" w:date="2026-03-16T15:27:00Z" w16du:dateUtc="2026-03-16T13:27:00Z">
              <w:rPr>
                <w:rtl/>
              </w:rPr>
            </w:rPrChange>
          </w:rPr>
          <w:t xml:space="preserve"> מרכזיים ומסייעים להבנת</w:t>
        </w:r>
      </w:ins>
      <w:ins w:id="136" w:author="יוסי ירון" w:date="2026-03-16T15:24:00Z" w16du:dateUtc="2026-03-16T13:24:00Z">
        <w:r w:rsidRPr="0074517D">
          <w:rPr>
            <w:color w:val="0000FF"/>
            <w:rtl/>
            <w:rPrChange w:id="137" w:author="יוסי ירון" w:date="2026-03-16T15:27:00Z" w16du:dateUtc="2026-03-16T13:27:00Z">
              <w:rPr>
                <w:rtl/>
              </w:rPr>
            </w:rPrChange>
          </w:rPr>
          <w:t xml:space="preserve"> הלוגיקה מאחורי הקוד.</w:t>
        </w:r>
      </w:ins>
    </w:p>
    <w:p w14:paraId="7C9F92AF" w14:textId="77777777" w:rsidR="00776E49" w:rsidRPr="0074517D" w:rsidRDefault="00776E49">
      <w:pPr>
        <w:pStyle w:val="ListParagraph"/>
        <w:numPr>
          <w:ilvl w:val="0"/>
          <w:numId w:val="18"/>
        </w:numPr>
        <w:rPr>
          <w:ins w:id="138" w:author="יוסי ירון" w:date="2026-03-16T15:24:00Z" w16du:dateUtc="2026-03-16T13:24:00Z"/>
          <w:color w:val="0000FF"/>
          <w:rtl/>
          <w:rPrChange w:id="139" w:author="יוסי ירון" w:date="2026-03-16T15:27:00Z" w16du:dateUtc="2026-03-16T13:27:00Z">
            <w:rPr>
              <w:ins w:id="140" w:author="יוסי ירון" w:date="2026-03-16T15:24:00Z" w16du:dateUtc="2026-03-16T13:24:00Z"/>
              <w:rtl/>
            </w:rPr>
          </w:rPrChange>
        </w:rPr>
        <w:pPrChange w:id="141" w:author="יוסי ירון" w:date="2026-03-16T15:27:00Z" w16du:dateUtc="2026-03-16T13:27:00Z">
          <w:pPr/>
        </w:pPrChange>
      </w:pPr>
      <w:ins w:id="142" w:author="יוסי ירון" w:date="2026-03-16T15:24:00Z" w16du:dateUtc="2026-03-16T13:24:00Z">
        <w:r w:rsidRPr="0074517D">
          <w:rPr>
            <w:rFonts w:hint="eastAsia"/>
            <w:color w:val="0000FF"/>
            <w:rtl/>
            <w:rPrChange w:id="143" w:author="יוסי ירון" w:date="2026-03-16T15:27:00Z" w16du:dateUtc="2026-03-16T13:27:00Z">
              <w:rPr>
                <w:rFonts w:hint="eastAsia"/>
                <w:rtl/>
              </w:rPr>
            </w:rPrChange>
          </w:rPr>
          <w:t>אם</w:t>
        </w:r>
        <w:r w:rsidRPr="0074517D">
          <w:rPr>
            <w:color w:val="0000FF"/>
            <w:rtl/>
            <w:rPrChange w:id="144" w:author="יוסי ירון" w:date="2026-03-16T15:27:00Z" w16du:dateUtc="2026-03-16T13:27:00Z">
              <w:rPr>
                <w:rtl/>
              </w:rPr>
            </w:rPrChange>
          </w:rPr>
          <w:t xml:space="preserve"> עבדתם בארכיטקטו</w:t>
        </w:r>
      </w:ins>
      <w:ins w:id="145" w:author="יוסי ירון" w:date="2026-03-16T15:25:00Z" w16du:dateUtc="2026-03-16T13:25:00Z">
        <w:r w:rsidRPr="0074517D">
          <w:rPr>
            <w:rFonts w:hint="eastAsia"/>
            <w:color w:val="0000FF"/>
            <w:rtl/>
            <w:rPrChange w:id="146" w:author="יוסי ירון" w:date="2026-03-16T15:27:00Z" w16du:dateUtc="2026-03-16T13:27:00Z">
              <w:rPr>
                <w:rFonts w:hint="eastAsia"/>
                <w:rtl/>
              </w:rPr>
            </w:rPrChange>
          </w:rPr>
          <w:t>רת</w:t>
        </w:r>
        <w:r w:rsidRPr="0074517D">
          <w:rPr>
            <w:color w:val="0000FF"/>
            <w:rtl/>
            <w:rPrChange w:id="147" w:author="יוסי ירון" w:date="2026-03-16T15:27:00Z" w16du:dateUtc="2026-03-16T13:27:00Z">
              <w:rPr>
                <w:rtl/>
              </w:rPr>
            </w:rPrChange>
          </w:rPr>
          <w:t xml:space="preserve"> שרת-לקוח – הסבר איזה פעולות (לוגיות) מתבצעות בשרת ואיזה בלקוח (אפליקציית ה-</w:t>
        </w:r>
        <w:r w:rsidRPr="0074517D">
          <w:rPr>
            <w:color w:val="0000FF"/>
            <w:rPrChange w:id="148" w:author="יוסי ירון" w:date="2026-03-16T15:27:00Z" w16du:dateUtc="2026-03-16T13:27:00Z">
              <w:rPr/>
            </w:rPrChange>
          </w:rPr>
          <w:t>Android</w:t>
        </w:r>
        <w:r w:rsidRPr="0074517D">
          <w:rPr>
            <w:color w:val="0000FF"/>
            <w:rtl/>
            <w:rPrChange w:id="149" w:author="יוסי ירון" w:date="2026-03-16T15:27:00Z" w16du:dateUtc="2026-03-16T13:27:00Z">
              <w:rPr>
                <w:rtl/>
              </w:rPr>
            </w:rPrChange>
          </w:rPr>
          <w:t>)</w:t>
        </w:r>
      </w:ins>
    </w:p>
    <w:p w14:paraId="10CB4461" w14:textId="77777777" w:rsidR="00DE689D" w:rsidRPr="00DE689D" w:rsidRDefault="00DE689D" w:rsidP="00DE689D">
      <w:pPr>
        <w:rPr>
          <w:rtl/>
        </w:rPr>
      </w:pPr>
    </w:p>
    <w:p w14:paraId="610AFA01" w14:textId="77777777" w:rsidR="009C6BB8" w:rsidDel="009C6BB8" w:rsidRDefault="009C6BB8" w:rsidP="009C6BB8">
      <w:pPr>
        <w:pStyle w:val="Heading3"/>
        <w:spacing w:line="360" w:lineRule="auto"/>
        <w:rPr>
          <w:del w:id="150" w:author="יוסי ירון" w:date="2026-03-16T13:21:00Z" w16du:dateUtc="2026-03-16T11:21:00Z"/>
          <w:rtl/>
        </w:rPr>
      </w:pPr>
      <w:bookmarkStart w:id="151" w:name="_Toc224567528"/>
      <w:r>
        <w:rPr>
          <w:rFonts w:hint="cs"/>
          <w:rtl/>
        </w:rPr>
        <w:t>שיקולי תכן (</w:t>
      </w:r>
      <w:r>
        <w:t>design</w:t>
      </w:r>
      <w:r>
        <w:rPr>
          <w:rFonts w:hint="cs"/>
          <w:rtl/>
        </w:rPr>
        <w:t>)</w:t>
      </w:r>
      <w:bookmarkEnd w:id="151"/>
    </w:p>
    <w:p w14:paraId="7D25DE1D" w14:textId="77777777" w:rsidR="009C6BB8" w:rsidRDefault="009C6BB8">
      <w:pPr>
        <w:pStyle w:val="Heading3"/>
        <w:spacing w:line="360" w:lineRule="auto"/>
        <w:rPr>
          <w:rtl/>
        </w:rPr>
        <w:pPrChange w:id="152" w:author="יוסי ירון" w:date="2026-03-16T13:21:00Z" w16du:dateUtc="2026-03-16T11:21:00Z">
          <w:pPr/>
        </w:pPrChange>
      </w:pPr>
    </w:p>
    <w:p w14:paraId="30C6F200" w14:textId="77777777" w:rsidR="009C6BB8" w:rsidRPr="00FD01E3" w:rsidRDefault="009C6BB8" w:rsidP="009C6BB8">
      <w:pPr>
        <w:rPr>
          <w:color w:val="0000FF"/>
          <w:rtl/>
        </w:rPr>
      </w:pPr>
      <w:r w:rsidRPr="00FD01E3">
        <w:rPr>
          <w:rFonts w:hint="cs"/>
          <w:color w:val="0000FF"/>
          <w:rtl/>
        </w:rPr>
        <w:t xml:space="preserve">אופציונלי </w:t>
      </w:r>
      <w:r w:rsidRPr="00FD01E3">
        <w:rPr>
          <w:color w:val="0000FF"/>
          <w:rtl/>
        </w:rPr>
        <w:t>–</w:t>
      </w:r>
      <w:r w:rsidRPr="00FD01E3">
        <w:rPr>
          <w:rFonts w:hint="cs"/>
          <w:color w:val="0000FF"/>
          <w:rtl/>
        </w:rPr>
        <w:t xml:space="preserve"> ניתן לפרט פה מדוע בחרתם להשתמש במרכיבי</w:t>
      </w:r>
      <w:r>
        <w:rPr>
          <w:rFonts w:hint="cs"/>
          <w:color w:val="0000FF"/>
          <w:rtl/>
        </w:rPr>
        <w:t xml:space="preserve"> תוכנה מסויימים ולא באחרים וכו', מדוע חילקתם למחלקות בצורה זו ולא אחרת וכו'.</w:t>
      </w:r>
    </w:p>
    <w:p w14:paraId="5B3EC064" w14:textId="77777777" w:rsidR="00FD2375" w:rsidRDefault="00FD2375">
      <w:pPr>
        <w:bidi w:val="0"/>
        <w:spacing w:line="240" w:lineRule="auto"/>
        <w:jc w:val="left"/>
        <w:rPr>
          <w:ins w:id="153" w:author="יוסי ירון" w:date="2026-03-16T15:03:00Z" w16du:dateUtc="2026-03-16T13:03:00Z"/>
          <w:rFonts w:ascii="Arial" w:hAnsi="Arial" w:cs="Narkisim"/>
          <w:b/>
          <w:bCs/>
          <w:sz w:val="32"/>
          <w:szCs w:val="32"/>
          <w:u w:val="single"/>
          <w:rtl/>
        </w:rPr>
      </w:pPr>
      <w:ins w:id="154" w:author="יוסי ירון" w:date="2026-03-16T15:03:00Z" w16du:dateUtc="2026-03-16T13:03:00Z">
        <w:r>
          <w:rPr>
            <w:rtl/>
          </w:rPr>
          <w:br w:type="page"/>
        </w:r>
      </w:ins>
    </w:p>
    <w:p w14:paraId="1167A6BB" w14:textId="77777777" w:rsidR="004543E0" w:rsidRDefault="004543E0" w:rsidP="00E27499">
      <w:pPr>
        <w:pStyle w:val="Heading3"/>
        <w:rPr>
          <w:rtl/>
        </w:rPr>
      </w:pPr>
      <w:bookmarkStart w:id="155" w:name="_Toc224567529"/>
      <w:r>
        <w:rPr>
          <w:rFonts w:hint="cs"/>
          <w:rtl/>
        </w:rPr>
        <w:lastRenderedPageBreak/>
        <w:t>מחלקות</w:t>
      </w:r>
      <w:r w:rsidR="009C6BB8">
        <w:rPr>
          <w:rFonts w:hint="cs"/>
          <w:rtl/>
        </w:rPr>
        <w:t xml:space="preserve"> </w:t>
      </w:r>
      <w:r w:rsidR="009C6BB8">
        <w:rPr>
          <w:rtl/>
        </w:rPr>
        <w:t>–</w:t>
      </w:r>
      <w:r w:rsidR="009C6BB8">
        <w:rPr>
          <w:rFonts w:hint="cs"/>
          <w:rtl/>
        </w:rPr>
        <w:t xml:space="preserve"> צד לקוח (</w:t>
      </w:r>
      <w:r w:rsidR="009C6BB8">
        <w:t>Android</w:t>
      </w:r>
      <w:r w:rsidR="009C6BB8">
        <w:rPr>
          <w:rFonts w:hint="cs"/>
          <w:rtl/>
        </w:rPr>
        <w:t>)</w:t>
      </w:r>
      <w:bookmarkEnd w:id="155"/>
    </w:p>
    <w:p w14:paraId="507404B6" w14:textId="77777777" w:rsidR="004543E0" w:rsidRPr="0098361F" w:rsidRDefault="004543E0" w:rsidP="004543E0">
      <w:pPr>
        <w:rPr>
          <w:color w:val="0033CC"/>
        </w:rPr>
      </w:pPr>
      <w:r w:rsidRPr="0098361F">
        <w:rPr>
          <w:color w:val="0033CC"/>
          <w:rtl/>
        </w:rPr>
        <w:t xml:space="preserve">עבור כל מחלקה הקיימת בפרוייקט (לא רק אקטיביטי, אלא כולל מחלקות העצמים, מחלקות עזר, מחלקות סרוויס וכו') יש להציג תיאור כל מחלקה בדף נפרד: </w:t>
      </w:r>
    </w:p>
    <w:p w14:paraId="0DE59D7A" w14:textId="77777777" w:rsidR="004543E0" w:rsidRPr="0098361F" w:rsidRDefault="004543E0" w:rsidP="0098361F">
      <w:pPr>
        <w:pStyle w:val="ListParagraph"/>
        <w:numPr>
          <w:ilvl w:val="0"/>
          <w:numId w:val="14"/>
        </w:numPr>
        <w:rPr>
          <w:color w:val="0033CC"/>
          <w:rtl/>
        </w:rPr>
      </w:pPr>
      <w:r w:rsidRPr="0098361F">
        <w:rPr>
          <w:color w:val="0033CC"/>
          <w:rtl/>
        </w:rPr>
        <w:t>שם המחלקה</w:t>
      </w:r>
    </w:p>
    <w:p w14:paraId="3CD6FF40" w14:textId="77777777" w:rsidR="004543E0" w:rsidRPr="0098361F" w:rsidRDefault="004543E0" w:rsidP="0098361F">
      <w:pPr>
        <w:pStyle w:val="ListParagraph"/>
        <w:numPr>
          <w:ilvl w:val="0"/>
          <w:numId w:val="14"/>
        </w:numPr>
        <w:rPr>
          <w:color w:val="0033CC"/>
          <w:rtl/>
        </w:rPr>
      </w:pPr>
      <w:r w:rsidRPr="0098361F">
        <w:rPr>
          <w:color w:val="0033CC"/>
          <w:rtl/>
        </w:rPr>
        <w:t>תפקיד המחלקה</w:t>
      </w:r>
    </w:p>
    <w:p w14:paraId="1F0B215B" w14:textId="77777777" w:rsidR="004543E0" w:rsidRPr="0098361F" w:rsidRDefault="004543E0" w:rsidP="0098361F">
      <w:pPr>
        <w:pStyle w:val="ListParagraph"/>
        <w:numPr>
          <w:ilvl w:val="0"/>
          <w:numId w:val="14"/>
        </w:numPr>
        <w:rPr>
          <w:color w:val="0033CC"/>
          <w:rtl/>
        </w:rPr>
      </w:pPr>
      <w:r w:rsidRPr="0098361F">
        <w:rPr>
          <w:color w:val="0033CC"/>
          <w:rtl/>
        </w:rPr>
        <w:t>הסבר עבור כל תכונה ושימושה</w:t>
      </w:r>
      <w:r w:rsidRPr="0098361F">
        <w:rPr>
          <w:rFonts w:hint="cs"/>
          <w:color w:val="0033CC"/>
          <w:rtl/>
        </w:rPr>
        <w:t xml:space="preserve"> (כולל תכונות סטטיות)</w:t>
      </w:r>
    </w:p>
    <w:p w14:paraId="090B5124" w14:textId="77777777" w:rsidR="004543E0" w:rsidRPr="0098361F" w:rsidRDefault="004543E0" w:rsidP="0098361F">
      <w:pPr>
        <w:pStyle w:val="ListParagraph"/>
        <w:numPr>
          <w:ilvl w:val="0"/>
          <w:numId w:val="14"/>
        </w:numPr>
        <w:rPr>
          <w:color w:val="0033CC"/>
          <w:rtl/>
        </w:rPr>
      </w:pPr>
      <w:r w:rsidRPr="0098361F">
        <w:rPr>
          <w:color w:val="0033CC"/>
          <w:rtl/>
        </w:rPr>
        <w:t>הסבר עבור כל פעולה ותפקידה</w:t>
      </w:r>
      <w:r w:rsidRPr="0098361F">
        <w:rPr>
          <w:rFonts w:hint="cs"/>
          <w:color w:val="0033CC"/>
          <w:rtl/>
        </w:rPr>
        <w:t xml:space="preserve"> (למעט </w:t>
      </w:r>
      <w:r w:rsidRPr="0098361F">
        <w:rPr>
          <w:color w:val="0033CC"/>
        </w:rPr>
        <w:t>get/set</w:t>
      </w:r>
      <w:r w:rsidRPr="0098361F">
        <w:rPr>
          <w:rFonts w:hint="cs"/>
          <w:color w:val="0033CC"/>
          <w:rtl/>
        </w:rPr>
        <w:t xml:space="preserve">). </w:t>
      </w:r>
    </w:p>
    <w:p w14:paraId="12348495" w14:textId="77777777" w:rsidR="004543E0" w:rsidRPr="0098361F" w:rsidRDefault="004543E0" w:rsidP="0098361F">
      <w:pPr>
        <w:pStyle w:val="ListParagraph"/>
        <w:numPr>
          <w:ilvl w:val="0"/>
          <w:numId w:val="14"/>
        </w:numPr>
        <w:rPr>
          <w:rFonts w:ascii="David" w:hAnsi="David"/>
          <w:color w:val="0033CC"/>
        </w:rPr>
      </w:pPr>
      <w:r w:rsidRPr="0098361F">
        <w:rPr>
          <w:rFonts w:ascii="David" w:hAnsi="David"/>
          <w:color w:val="0033CC"/>
          <w:rtl/>
        </w:rPr>
        <w:t>את הפעולות הלוגיות העיקריות יש להסביר</w:t>
      </w:r>
      <w:r w:rsidRPr="0098361F">
        <w:rPr>
          <w:rFonts w:ascii="David" w:hAnsi="David" w:hint="cs"/>
          <w:color w:val="0033CC"/>
          <w:rtl/>
        </w:rPr>
        <w:t xml:space="preserve"> </w:t>
      </w:r>
      <w:r w:rsidRPr="0098361F">
        <w:rPr>
          <w:rFonts w:ascii="David" w:hAnsi="David"/>
          <w:color w:val="0033CC"/>
          <w:rtl/>
        </w:rPr>
        <w:t>בהרחבה ולצרף קוד</w:t>
      </w:r>
      <w:r w:rsidRPr="0098361F">
        <w:rPr>
          <w:rFonts w:ascii="David" w:hAnsi="David"/>
          <w:color w:val="0033CC"/>
        </w:rPr>
        <w:t>.</w:t>
      </w:r>
    </w:p>
    <w:p w14:paraId="03CF0BF1" w14:textId="77777777" w:rsidR="004543E0" w:rsidRPr="0098361F" w:rsidRDefault="004543E0" w:rsidP="0098361F">
      <w:pPr>
        <w:pStyle w:val="ListParagraph"/>
        <w:numPr>
          <w:ilvl w:val="0"/>
          <w:numId w:val="14"/>
        </w:numPr>
        <w:rPr>
          <w:rFonts w:ascii="David" w:hAnsi="David"/>
          <w:color w:val="0033CC"/>
        </w:rPr>
      </w:pPr>
      <w:r w:rsidRPr="0098361F">
        <w:rPr>
          <w:rFonts w:ascii="David" w:hAnsi="David"/>
          <w:color w:val="0033CC"/>
        </w:rPr>
        <w:t xml:space="preserve">. </w:t>
      </w:r>
      <w:r w:rsidRPr="0098361F">
        <w:rPr>
          <w:rFonts w:ascii="David" w:hAnsi="David"/>
          <w:color w:val="0033CC"/>
          <w:rtl/>
        </w:rPr>
        <w:t>כאשר מתבצע זימון פעולות סדרתי, יש לצרף תרשים זרימה</w:t>
      </w:r>
      <w:r w:rsidRPr="0098361F">
        <w:rPr>
          <w:rFonts w:ascii="David" w:hAnsi="David"/>
          <w:color w:val="0033CC"/>
        </w:rPr>
        <w:t>.</w:t>
      </w:r>
    </w:p>
    <w:p w14:paraId="3909DECA" w14:textId="77777777" w:rsidR="004543E0" w:rsidRPr="0098361F" w:rsidRDefault="004543E0" w:rsidP="004543E0">
      <w:pPr>
        <w:autoSpaceDE w:val="0"/>
        <w:autoSpaceDN w:val="0"/>
        <w:adjustRightInd w:val="0"/>
        <w:spacing w:line="240" w:lineRule="auto"/>
        <w:rPr>
          <w:rFonts w:ascii="David" w:hAnsi="David"/>
          <w:color w:val="0033CC"/>
          <w:rtl/>
        </w:rPr>
      </w:pPr>
    </w:p>
    <w:p w14:paraId="4AB4B4BD" w14:textId="77777777" w:rsidR="004543E0" w:rsidRPr="0098361F" w:rsidRDefault="004543E0" w:rsidP="004543E0">
      <w:pPr>
        <w:autoSpaceDE w:val="0"/>
        <w:autoSpaceDN w:val="0"/>
        <w:adjustRightInd w:val="0"/>
        <w:spacing w:line="240" w:lineRule="auto"/>
        <w:rPr>
          <w:rFonts w:ascii="David" w:hAnsi="David"/>
          <w:color w:val="0033CC"/>
          <w:rtl/>
        </w:rPr>
      </w:pPr>
      <w:r w:rsidRPr="0098361F">
        <w:rPr>
          <w:rFonts w:ascii="David" w:hAnsi="David"/>
          <w:color w:val="0033CC"/>
          <w:rtl/>
        </w:rPr>
        <w:t xml:space="preserve">מחלקות אשר עוסקות במסדי נתונים </w:t>
      </w:r>
      <w:r w:rsidRPr="0098361F">
        <w:rPr>
          <w:rFonts w:ascii="David" w:hAnsi="David" w:hint="cs"/>
          <w:color w:val="0033CC"/>
          <w:rtl/>
        </w:rPr>
        <w:t>(</w:t>
      </w:r>
      <w:r w:rsidRPr="0098361F">
        <w:rPr>
          <w:rFonts w:ascii="David" w:hAnsi="David"/>
          <w:color w:val="0033CC"/>
          <w:rtl/>
        </w:rPr>
        <w:t>כדוגמת: רשימת פריטים, משתמשים…</w:t>
      </w:r>
      <w:r w:rsidRPr="0098361F">
        <w:rPr>
          <w:rFonts w:ascii="David" w:hAnsi="David" w:hint="cs"/>
          <w:color w:val="0033CC"/>
          <w:rtl/>
        </w:rPr>
        <w:t>)</w:t>
      </w:r>
      <w:r w:rsidRPr="0098361F">
        <w:rPr>
          <w:rFonts w:ascii="David" w:hAnsi="David"/>
          <w:color w:val="0033CC"/>
          <w:rtl/>
        </w:rPr>
        <w:t xml:space="preserve"> יש להציג ת</w:t>
      </w:r>
      <w:r w:rsidRPr="0098361F">
        <w:rPr>
          <w:rFonts w:ascii="David" w:hAnsi="David" w:hint="cs"/>
          <w:color w:val="0033CC"/>
          <w:rtl/>
        </w:rPr>
        <w:t>י</w:t>
      </w:r>
      <w:r w:rsidRPr="0098361F">
        <w:rPr>
          <w:rFonts w:ascii="David" w:hAnsi="David"/>
          <w:color w:val="0033CC"/>
          <w:rtl/>
        </w:rPr>
        <w:t>אור של המידע כפי</w:t>
      </w:r>
      <w:r w:rsidRPr="0098361F">
        <w:rPr>
          <w:rFonts w:ascii="David" w:hAnsi="David" w:hint="cs"/>
          <w:color w:val="0033CC"/>
          <w:rtl/>
        </w:rPr>
        <w:t xml:space="preserve"> </w:t>
      </w:r>
      <w:r w:rsidRPr="0098361F">
        <w:rPr>
          <w:rFonts w:ascii="David" w:hAnsi="David"/>
          <w:color w:val="0033CC"/>
          <w:rtl/>
        </w:rPr>
        <w:t>שנשמר בקובץ / טבלה</w:t>
      </w:r>
      <w:r w:rsidRPr="0098361F">
        <w:rPr>
          <w:rFonts w:ascii="David" w:hAnsi="David" w:hint="cs"/>
          <w:color w:val="0033CC"/>
          <w:rtl/>
        </w:rPr>
        <w:t>.</w:t>
      </w:r>
    </w:p>
    <w:p w14:paraId="118689D5" w14:textId="77777777" w:rsidR="00E745E7" w:rsidRDefault="00E745E7" w:rsidP="00E745E7">
      <w:pPr>
        <w:rPr>
          <w:color w:val="0000FF"/>
          <w:rtl/>
        </w:rPr>
      </w:pPr>
    </w:p>
    <w:p w14:paraId="71627BAE" w14:textId="77777777" w:rsidR="00112179" w:rsidRDefault="00112179" w:rsidP="009C6BB8">
      <w:pPr>
        <w:pStyle w:val="Heading4"/>
        <w:rPr>
          <w:rtl/>
        </w:rPr>
      </w:pPr>
      <w:bookmarkStart w:id="156" w:name="_Toc224567530"/>
      <w:r>
        <w:rPr>
          <w:rFonts w:hint="cs"/>
          <w:rtl/>
        </w:rPr>
        <w:t xml:space="preserve">מחלקה </w:t>
      </w:r>
      <w:r>
        <w:rPr>
          <w:rFonts w:hint="cs"/>
        </w:rPr>
        <w:t>A</w:t>
      </w:r>
      <w:bookmarkEnd w:id="156"/>
    </w:p>
    <w:p w14:paraId="6A2FB11A" w14:textId="77777777" w:rsidR="00112179" w:rsidRDefault="00112179" w:rsidP="00E745E7">
      <w:pPr>
        <w:rPr>
          <w:color w:val="0000FF"/>
          <w:rtl/>
        </w:rPr>
      </w:pPr>
    </w:p>
    <w:p w14:paraId="42AA2C0E" w14:textId="77777777" w:rsidR="00FD2375" w:rsidRDefault="00FD2375">
      <w:pPr>
        <w:bidi w:val="0"/>
        <w:spacing w:line="240" w:lineRule="auto"/>
        <w:jc w:val="left"/>
        <w:rPr>
          <w:ins w:id="157" w:author="יוסי ירון" w:date="2026-03-16T15:03:00Z" w16du:dateUtc="2026-03-16T13:03:00Z"/>
          <w:rFonts w:ascii="Arial" w:hAnsi="Arial" w:cs="Narkisim"/>
          <w:b/>
          <w:bCs/>
          <w:sz w:val="32"/>
          <w:szCs w:val="32"/>
          <w:u w:val="single"/>
          <w:rtl/>
        </w:rPr>
      </w:pPr>
      <w:ins w:id="158" w:author="יוסי ירון" w:date="2026-03-16T15:03:00Z" w16du:dateUtc="2026-03-16T13:03:00Z">
        <w:r>
          <w:rPr>
            <w:rtl/>
          </w:rPr>
          <w:br w:type="page"/>
        </w:r>
      </w:ins>
    </w:p>
    <w:p w14:paraId="1568E75C" w14:textId="77777777" w:rsidR="00E745E7" w:rsidRDefault="009C6BB8" w:rsidP="009C6BB8">
      <w:pPr>
        <w:pStyle w:val="Heading3"/>
        <w:rPr>
          <w:ins w:id="159" w:author="יוסי ירון" w:date="2026-03-16T13:23:00Z" w16du:dateUtc="2026-03-16T11:23:00Z"/>
          <w:rtl/>
        </w:rPr>
      </w:pPr>
      <w:bookmarkStart w:id="160" w:name="_Toc224567531"/>
      <w:ins w:id="161" w:author="יוסי ירון" w:date="2026-03-16T13:23:00Z" w16du:dateUtc="2026-03-16T11:23:00Z">
        <w:r>
          <w:rPr>
            <w:rFonts w:hint="cs"/>
            <w:rtl/>
          </w:rPr>
          <w:lastRenderedPageBreak/>
          <w:t>מימוש צד שרת (אם קיים)</w:t>
        </w:r>
        <w:bookmarkEnd w:id="160"/>
      </w:ins>
    </w:p>
    <w:p w14:paraId="748078D4" w14:textId="77777777" w:rsidR="009C6BB8" w:rsidRPr="00561E21" w:rsidRDefault="009C6BB8" w:rsidP="009C6BB8">
      <w:pPr>
        <w:rPr>
          <w:color w:val="0000FF"/>
          <w:rtl/>
          <w:rPrChange w:id="162" w:author="יוסי ירון" w:date="2026-03-16T15:02:00Z" w16du:dateUtc="2026-03-16T13:02:00Z">
            <w:rPr>
              <w:rtl/>
            </w:rPr>
          </w:rPrChange>
        </w:rPr>
      </w:pPr>
      <w:ins w:id="163" w:author="יוסי ירון" w:date="2026-03-16T13:23:00Z" w16du:dateUtc="2026-03-16T11:23:00Z">
        <w:r w:rsidRPr="00561E21">
          <w:rPr>
            <w:rFonts w:hint="eastAsia"/>
            <w:color w:val="0000FF"/>
            <w:rtl/>
            <w:rPrChange w:id="164" w:author="יוסי ירון" w:date="2026-03-16T15:02:00Z" w16du:dateUtc="2026-03-16T13:02:00Z">
              <w:rPr>
                <w:rFonts w:hint="eastAsia"/>
                <w:rtl/>
              </w:rPr>
            </w:rPrChange>
          </w:rPr>
          <w:t>תיאור</w:t>
        </w:r>
        <w:r w:rsidRPr="00561E21">
          <w:rPr>
            <w:color w:val="0000FF"/>
            <w:rtl/>
            <w:rPrChange w:id="165" w:author="יוסי ירון" w:date="2026-03-16T15:02:00Z" w16du:dateUtc="2026-03-16T13:02:00Z">
              <w:rPr>
                <w:rtl/>
              </w:rPr>
            </w:rPrChange>
          </w:rPr>
          <w:t xml:space="preserve"> של מימוש צד השרת </w:t>
        </w:r>
      </w:ins>
    </w:p>
    <w:p w14:paraId="7FA856FF" w14:textId="77777777" w:rsidR="00A10274" w:rsidRDefault="00A10274" w:rsidP="00AB7606">
      <w:pPr>
        <w:pStyle w:val="Heading2"/>
        <w:pageBreakBefore/>
        <w:spacing w:line="360" w:lineRule="auto"/>
        <w:rPr>
          <w:rtl/>
        </w:rPr>
      </w:pPr>
      <w:bookmarkStart w:id="166" w:name="_Toc224567532"/>
      <w:r>
        <w:rPr>
          <w:rFonts w:hint="cs"/>
          <w:rtl/>
        </w:rPr>
        <w:lastRenderedPageBreak/>
        <w:t>שמירת נתונים</w:t>
      </w:r>
      <w:ins w:id="167" w:author="יוסי ירון" w:date="2026-03-16T13:24:00Z" w16du:dateUtc="2026-03-16T11:24:00Z">
        <w:r w:rsidR="00AB7606">
          <w:rPr>
            <w:rFonts w:hint="cs"/>
            <w:rtl/>
          </w:rPr>
          <w:t xml:space="preserve"> </w:t>
        </w:r>
        <w:r w:rsidR="00AB7606">
          <w:rPr>
            <w:rtl/>
          </w:rPr>
          <w:t>–</w:t>
        </w:r>
        <w:r w:rsidR="00AB7606">
          <w:rPr>
            <w:rFonts w:hint="cs"/>
            <w:rtl/>
          </w:rPr>
          <w:t xml:space="preserve"> צד לקוח (</w:t>
        </w:r>
        <w:r w:rsidR="00AB7606">
          <w:t>Android</w:t>
        </w:r>
        <w:r w:rsidR="00AB7606">
          <w:rPr>
            <w:rFonts w:hint="cs"/>
            <w:rtl/>
          </w:rPr>
          <w:t>)</w:t>
        </w:r>
      </w:ins>
      <w:bookmarkEnd w:id="166"/>
    </w:p>
    <w:p w14:paraId="781E69BF" w14:textId="77777777" w:rsidR="00A10274" w:rsidRPr="00263437" w:rsidRDefault="00A10274" w:rsidP="00A10274">
      <w:pPr>
        <w:rPr>
          <w:b/>
          <w:bCs/>
          <w:i/>
          <w:iCs/>
          <w:color w:val="0000FF"/>
          <w:rtl/>
        </w:rPr>
      </w:pPr>
      <w:r w:rsidRPr="00263437">
        <w:rPr>
          <w:rFonts w:hint="cs"/>
          <w:b/>
          <w:bCs/>
          <w:i/>
          <w:iCs/>
          <w:color w:val="0000FF"/>
          <w:rtl/>
        </w:rPr>
        <w:t xml:space="preserve">בפרק זה יש לפרט את האופן בה נשמרים נתונים במערכת </w:t>
      </w:r>
      <w:r w:rsidRPr="00263437">
        <w:rPr>
          <w:b/>
          <w:bCs/>
          <w:i/>
          <w:iCs/>
          <w:color w:val="0000FF"/>
          <w:rtl/>
        </w:rPr>
        <w:t>–</w:t>
      </w:r>
      <w:r w:rsidRPr="00263437">
        <w:rPr>
          <w:rFonts w:hint="cs"/>
          <w:b/>
          <w:bCs/>
          <w:i/>
          <w:iCs/>
          <w:color w:val="0000FF"/>
          <w:rtl/>
        </w:rPr>
        <w:t xml:space="preserve"> קבצים / </w:t>
      </w:r>
      <w:r w:rsidRPr="00263437">
        <w:rPr>
          <w:b/>
          <w:bCs/>
          <w:i/>
          <w:iCs/>
          <w:color w:val="0000FF"/>
        </w:rPr>
        <w:t>shared preferences</w:t>
      </w:r>
      <w:r w:rsidRPr="00263437">
        <w:rPr>
          <w:rFonts w:hint="cs"/>
          <w:b/>
          <w:bCs/>
          <w:i/>
          <w:iCs/>
          <w:color w:val="0000FF"/>
          <w:rtl/>
        </w:rPr>
        <w:t xml:space="preserve">  / בסיס נתונים מקומי </w:t>
      </w:r>
      <w:r w:rsidRPr="00263437">
        <w:rPr>
          <w:b/>
          <w:bCs/>
          <w:i/>
          <w:iCs/>
          <w:color w:val="0000FF"/>
        </w:rPr>
        <w:t>(</w:t>
      </w:r>
      <w:proofErr w:type="spellStart"/>
      <w:r w:rsidRPr="00263437">
        <w:rPr>
          <w:b/>
          <w:bCs/>
          <w:i/>
          <w:iCs/>
          <w:color w:val="0000FF"/>
        </w:rPr>
        <w:t>sqlite</w:t>
      </w:r>
      <w:proofErr w:type="spellEnd"/>
      <w:r w:rsidRPr="00263437">
        <w:rPr>
          <w:b/>
          <w:bCs/>
          <w:i/>
          <w:iCs/>
          <w:color w:val="0000FF"/>
        </w:rPr>
        <w:t>)</w:t>
      </w:r>
      <w:r w:rsidRPr="00263437">
        <w:rPr>
          <w:rFonts w:hint="cs"/>
          <w:b/>
          <w:bCs/>
          <w:i/>
          <w:iCs/>
          <w:color w:val="0000FF"/>
          <w:rtl/>
        </w:rPr>
        <w:t xml:space="preserve"> / </w:t>
      </w:r>
      <w:r w:rsidRPr="00263437">
        <w:rPr>
          <w:b/>
          <w:bCs/>
          <w:i/>
          <w:iCs/>
          <w:color w:val="0000FF"/>
        </w:rPr>
        <w:t>Firebase</w:t>
      </w:r>
    </w:p>
    <w:p w14:paraId="41CBC0FE" w14:textId="77777777" w:rsidR="00A10274" w:rsidRDefault="00A10274" w:rsidP="00A10274">
      <w:pPr>
        <w:rPr>
          <w:i/>
          <w:iCs/>
          <w:color w:val="0000FF"/>
          <w:rtl/>
        </w:rPr>
      </w:pPr>
      <w:r>
        <w:rPr>
          <w:rFonts w:hint="cs"/>
          <w:i/>
          <w:iCs/>
          <w:color w:val="0000FF"/>
          <w:rtl/>
        </w:rPr>
        <w:t>לפי תכנית הלימודים יש לשמור נתונים (קריאה וכתיבה) בצורה אחת לפחות.</w:t>
      </w:r>
    </w:p>
    <w:p w14:paraId="40B7ACCF" w14:textId="77777777" w:rsidR="00A10274" w:rsidRPr="00051F5D" w:rsidRDefault="00A10274" w:rsidP="00A10274">
      <w:pPr>
        <w:pStyle w:val="Heading2"/>
        <w:spacing w:line="360" w:lineRule="auto"/>
        <w:rPr>
          <w:rtl/>
        </w:rPr>
      </w:pPr>
      <w:bookmarkStart w:id="168" w:name="_Toc224567533"/>
      <w:r>
        <w:rPr>
          <w:rFonts w:hint="cs"/>
          <w:rtl/>
        </w:rPr>
        <w:t>קבצים</w:t>
      </w:r>
      <w:bookmarkEnd w:id="168"/>
    </w:p>
    <w:p w14:paraId="616D678D" w14:textId="77777777" w:rsidR="00A10274" w:rsidRDefault="00A10274" w:rsidP="00A10274">
      <w:pPr>
        <w:rPr>
          <w:rtl/>
        </w:rPr>
      </w:pPr>
      <w:r>
        <w:rPr>
          <w:rFonts w:hint="cs"/>
          <w:i/>
          <w:iCs/>
          <w:color w:val="0000FF"/>
          <w:rtl/>
        </w:rPr>
        <w:t>פירוט הקבצים השונים בהם אתם משתמשים (סוג הקובץ, מבנה, זיכרון פנימי/חיצוני וכו') וקישור למחלקות ולפעולות בהם נעשה בהם שימוש.</w:t>
      </w:r>
    </w:p>
    <w:p w14:paraId="3D2A6AB5" w14:textId="77777777" w:rsidR="00A10274" w:rsidRPr="00945FE1" w:rsidRDefault="00A10274" w:rsidP="00A10274">
      <w:pPr>
        <w:rPr>
          <w:color w:val="0000FF"/>
          <w:rtl/>
        </w:rPr>
      </w:pPr>
      <w:r w:rsidRPr="00945FE1">
        <w:rPr>
          <w:rFonts w:hint="cs"/>
          <w:color w:val="0000FF"/>
          <w:rtl/>
        </w:rPr>
        <w:t>ר' דוגמא למטה</w:t>
      </w:r>
    </w:p>
    <w:p w14:paraId="1F4C7D78" w14:textId="77777777" w:rsidR="00A10274" w:rsidRPr="00945FE1" w:rsidRDefault="00A10274" w:rsidP="00A10274">
      <w:pPr>
        <w:pStyle w:val="Heading3"/>
      </w:pPr>
      <w:bookmarkStart w:id="169" w:name="_Toc224567534"/>
      <w:r w:rsidRPr="00945FE1">
        <w:rPr>
          <w:rFonts w:hint="cs"/>
        </w:rPr>
        <w:t>U</w:t>
      </w:r>
      <w:r w:rsidRPr="00945FE1">
        <w:t>serDetails.txt</w:t>
      </w:r>
      <w:bookmarkEnd w:id="169"/>
      <w:r w:rsidRPr="00945FE1">
        <w:rPr>
          <w:rFonts w:hint="cs"/>
          <w:rtl/>
        </w:rPr>
        <w:t xml:space="preserve"> </w:t>
      </w:r>
    </w:p>
    <w:p w14:paraId="547624A8" w14:textId="77777777" w:rsidR="00A10274" w:rsidRPr="00945FE1" w:rsidRDefault="00A10274" w:rsidP="00A10274">
      <w:pPr>
        <w:rPr>
          <w:color w:val="0000FF"/>
          <w:rtl/>
        </w:rPr>
      </w:pPr>
      <w:r w:rsidRPr="00945FE1">
        <w:rPr>
          <w:rFonts w:hint="cs"/>
          <w:color w:val="0000FF"/>
          <w:rtl/>
        </w:rPr>
        <w:t>קובץ טקסט, הנוצר בזיכרון הפנימי על ידי ה</w:t>
      </w:r>
      <w:r w:rsidRPr="00945FE1">
        <w:rPr>
          <w:rFonts w:hint="cs"/>
          <w:color w:val="0000FF"/>
        </w:rPr>
        <w:t>A</w:t>
      </w:r>
      <w:r w:rsidRPr="00945FE1">
        <w:rPr>
          <w:color w:val="0000FF"/>
        </w:rPr>
        <w:t>ctivity</w:t>
      </w:r>
      <w:r w:rsidRPr="00945FE1">
        <w:rPr>
          <w:rFonts w:hint="cs"/>
          <w:color w:val="0000FF"/>
          <w:rtl/>
        </w:rPr>
        <w:t xml:space="preserve"> של עמוד ההגדרות באפליקציה (</w:t>
      </w:r>
      <w:r w:rsidRPr="00945FE1">
        <w:rPr>
          <w:rFonts w:hint="cs"/>
          <w:color w:val="0000FF"/>
        </w:rPr>
        <w:t>S</w:t>
      </w:r>
      <w:r w:rsidRPr="00945FE1">
        <w:rPr>
          <w:color w:val="0000FF"/>
        </w:rPr>
        <w:t>ettings</w:t>
      </w:r>
      <w:r w:rsidRPr="00945FE1">
        <w:rPr>
          <w:rFonts w:hint="cs"/>
          <w:color w:val="0000FF"/>
          <w:rtl/>
        </w:rPr>
        <w:t xml:space="preserve">). </w:t>
      </w:r>
    </w:p>
    <w:p w14:paraId="5369267C" w14:textId="77777777" w:rsidR="00A10274" w:rsidRPr="00945FE1" w:rsidRDefault="00A10274" w:rsidP="00A10274">
      <w:pPr>
        <w:rPr>
          <w:color w:val="0000FF"/>
          <w:rtl/>
        </w:rPr>
      </w:pPr>
      <w:r w:rsidRPr="00945FE1">
        <w:rPr>
          <w:rFonts w:hint="cs"/>
          <w:color w:val="0000FF"/>
          <w:rtl/>
        </w:rPr>
        <w:t>הקובץ מכיל את הפרטים אשר המשתמש הזין בעמוד זה (מצב הבחירה [</w:t>
      </w:r>
      <w:r w:rsidRPr="00945FE1">
        <w:rPr>
          <w:color w:val="0000FF"/>
        </w:rPr>
        <w:t>"true"</w:t>
      </w:r>
      <w:r w:rsidRPr="00945FE1">
        <w:rPr>
          <w:rFonts w:hint="cs"/>
          <w:color w:val="0000FF"/>
          <w:rtl/>
        </w:rPr>
        <w:t xml:space="preserve"> או "</w:t>
      </w:r>
      <w:r w:rsidRPr="00945FE1">
        <w:rPr>
          <w:color w:val="0000FF"/>
        </w:rPr>
        <w:t>false</w:t>
      </w:r>
      <w:r w:rsidRPr="00945FE1">
        <w:rPr>
          <w:rFonts w:hint="cs"/>
          <w:color w:val="0000FF"/>
          <w:rtl/>
        </w:rPr>
        <w:t xml:space="preserve">"] של תיבת הסימון להצגת התראה כאשר השירות פועל, מספר טלפון, כתובת מייל, ושם). כאשר מקלט השידורים יופעל כתוצאה שיחה נכנסת או הודעת </w:t>
      </w:r>
      <w:r w:rsidRPr="00945FE1">
        <w:rPr>
          <w:rFonts w:hint="cs"/>
          <w:color w:val="0000FF"/>
        </w:rPr>
        <w:t>SMS</w:t>
      </w:r>
      <w:r w:rsidRPr="00945FE1">
        <w:rPr>
          <w:rFonts w:hint="cs"/>
          <w:color w:val="0000FF"/>
          <w:rtl/>
        </w:rPr>
        <w:t xml:space="preserve"> נכנסת, הוא ייגש לקובץ זה, יקרא ממנו את הפרטים, וישלח למספר הטלפון ולכתובת המייל הודעה אודות השיחה שלא נענתה / הודעת ה</w:t>
      </w:r>
      <w:r w:rsidRPr="00945FE1">
        <w:rPr>
          <w:rFonts w:hint="cs"/>
          <w:color w:val="0000FF"/>
        </w:rPr>
        <w:t>SMS</w:t>
      </w:r>
      <w:r w:rsidRPr="00945FE1">
        <w:rPr>
          <w:rFonts w:hint="cs"/>
          <w:color w:val="0000FF"/>
          <w:rtl/>
        </w:rPr>
        <w:t>.</w:t>
      </w:r>
    </w:p>
    <w:p w14:paraId="03F63AA4" w14:textId="77777777" w:rsidR="00A10274" w:rsidRPr="00350B35" w:rsidRDefault="00A10274" w:rsidP="00A10274">
      <w:pPr>
        <w:pStyle w:val="ListParagraph"/>
        <w:jc w:val="left"/>
        <w:rPr>
          <w:rFonts w:asciiTheme="minorBidi" w:hAnsiTheme="minorBidi" w:cstheme="minorBidi"/>
          <w:color w:val="FF0000"/>
          <w:sz w:val="20"/>
          <w:szCs w:val="20"/>
          <w:rtl/>
        </w:rPr>
      </w:pPr>
    </w:p>
    <w:p w14:paraId="18346605" w14:textId="77777777" w:rsidR="00A10274" w:rsidRPr="000044BE" w:rsidRDefault="00A10274" w:rsidP="00A10274">
      <w:pPr>
        <w:rPr>
          <w:b/>
          <w:bCs/>
          <w:u w:val="single"/>
        </w:rPr>
      </w:pPr>
      <w:r w:rsidRPr="000044BE">
        <w:rPr>
          <w:rFonts w:hint="cs"/>
          <w:b/>
          <w:bCs/>
          <w:u w:val="single"/>
          <w:rtl/>
        </w:rPr>
        <w:t>הפעולות בהן נעשה שימוש בקובץ</w:t>
      </w:r>
    </w:p>
    <w:p w14:paraId="2D3A8963" w14:textId="77777777" w:rsidR="00A10274" w:rsidRPr="00945FE1" w:rsidRDefault="00A10274" w:rsidP="00A10274">
      <w:pPr>
        <w:pStyle w:val="ListParagraph"/>
        <w:numPr>
          <w:ilvl w:val="0"/>
          <w:numId w:val="9"/>
        </w:numPr>
        <w:jc w:val="left"/>
        <w:rPr>
          <w:rFonts w:ascii="Segoe UI" w:hAnsi="Segoe UI" w:cs="Segoe UI"/>
          <w:color w:val="0033CC"/>
          <w:sz w:val="18"/>
          <w:szCs w:val="18"/>
        </w:rPr>
      </w:pPr>
      <w:proofErr w:type="spellStart"/>
      <w:r w:rsidRPr="00945FE1">
        <w:rPr>
          <w:rFonts w:ascii="Segoe UI" w:hAnsi="Segoe UI" w:cs="Segoe UI"/>
          <w:color w:val="0033CC"/>
          <w:sz w:val="18"/>
          <w:szCs w:val="18"/>
        </w:rPr>
        <w:t>Settings.loadUserDetailsFromText</w:t>
      </w:r>
      <w:proofErr w:type="spellEnd"/>
      <w:r w:rsidRPr="00945FE1">
        <w:rPr>
          <w:rFonts w:ascii="Segoe UI" w:hAnsi="Segoe UI" w:cs="Segoe UI"/>
          <w:color w:val="0033CC"/>
          <w:sz w:val="18"/>
          <w:szCs w:val="18"/>
        </w:rPr>
        <w:t>()</w:t>
      </w:r>
    </w:p>
    <w:p w14:paraId="39B55DF4" w14:textId="77777777" w:rsidR="00A10274" w:rsidRPr="00945FE1" w:rsidRDefault="00A10274" w:rsidP="00A10274">
      <w:pPr>
        <w:pStyle w:val="ListParagraph"/>
        <w:numPr>
          <w:ilvl w:val="0"/>
          <w:numId w:val="9"/>
        </w:numPr>
        <w:jc w:val="left"/>
        <w:rPr>
          <w:rFonts w:ascii="Segoe UI" w:hAnsi="Segoe UI" w:cs="Segoe UI"/>
          <w:color w:val="0033CC"/>
          <w:sz w:val="18"/>
          <w:szCs w:val="18"/>
        </w:rPr>
      </w:pPr>
      <w:proofErr w:type="spellStart"/>
      <w:r w:rsidRPr="00945FE1">
        <w:rPr>
          <w:rFonts w:ascii="Segoe UI" w:hAnsi="Segoe UI" w:cs="Segoe UI"/>
          <w:color w:val="0033CC"/>
          <w:sz w:val="18"/>
          <w:szCs w:val="18"/>
        </w:rPr>
        <w:t>Settings.saveUserDetailsToText</w:t>
      </w:r>
      <w:proofErr w:type="spellEnd"/>
    </w:p>
    <w:p w14:paraId="7DE21BF3" w14:textId="77777777" w:rsidR="00A10274" w:rsidRPr="00945FE1" w:rsidRDefault="00A10274" w:rsidP="00A10274">
      <w:pPr>
        <w:pStyle w:val="ListParagraph"/>
        <w:numPr>
          <w:ilvl w:val="0"/>
          <w:numId w:val="9"/>
        </w:numPr>
        <w:jc w:val="left"/>
        <w:rPr>
          <w:rFonts w:ascii="Segoe UI" w:hAnsi="Segoe UI" w:cs="Segoe UI"/>
          <w:color w:val="0033CC"/>
          <w:sz w:val="18"/>
          <w:szCs w:val="18"/>
        </w:rPr>
      </w:pPr>
      <w:proofErr w:type="spellStart"/>
      <w:r w:rsidRPr="00945FE1">
        <w:rPr>
          <w:rFonts w:ascii="Segoe UI" w:hAnsi="Segoe UI" w:cs="Segoe UI"/>
          <w:color w:val="0033CC"/>
          <w:sz w:val="18"/>
          <w:szCs w:val="18"/>
        </w:rPr>
        <w:t>MainActivity.isNotificationVisible</w:t>
      </w:r>
      <w:proofErr w:type="spellEnd"/>
      <w:r w:rsidRPr="00945FE1">
        <w:rPr>
          <w:rFonts w:ascii="Segoe UI" w:hAnsi="Segoe UI" w:cs="Segoe UI"/>
          <w:color w:val="0033CC"/>
          <w:sz w:val="18"/>
          <w:szCs w:val="18"/>
        </w:rPr>
        <w:t>()</w:t>
      </w:r>
      <w:r w:rsidRPr="00945FE1">
        <w:rPr>
          <w:rFonts w:ascii="Segoe UI" w:hAnsi="Segoe UI" w:cs="Segoe UI"/>
          <w:color w:val="0033CC"/>
          <w:sz w:val="18"/>
          <w:szCs w:val="18"/>
        </w:rPr>
        <w:t>‬</w:t>
      </w:r>
    </w:p>
    <w:p w14:paraId="66572FF6" w14:textId="77777777" w:rsidR="00A10274" w:rsidRPr="00945FE1" w:rsidRDefault="00A10274" w:rsidP="00A10274">
      <w:pPr>
        <w:pStyle w:val="ListParagraph"/>
        <w:numPr>
          <w:ilvl w:val="0"/>
          <w:numId w:val="9"/>
        </w:numPr>
        <w:jc w:val="left"/>
        <w:rPr>
          <w:rFonts w:ascii="Segoe UI" w:hAnsi="Segoe UI" w:cs="Segoe UI"/>
          <w:color w:val="0033CC"/>
          <w:sz w:val="18"/>
          <w:szCs w:val="18"/>
        </w:rPr>
      </w:pPr>
      <w:proofErr w:type="spellStart"/>
      <w:r w:rsidRPr="00945FE1">
        <w:rPr>
          <w:rFonts w:ascii="Segoe UI" w:hAnsi="Segoe UI" w:cs="Segoe UI"/>
          <w:color w:val="0033CC"/>
          <w:sz w:val="18"/>
          <w:szCs w:val="18"/>
        </w:rPr>
        <w:t>Receiver.loadUserDetailsFromText</w:t>
      </w:r>
      <w:proofErr w:type="spellEnd"/>
      <w:r w:rsidRPr="00945FE1">
        <w:rPr>
          <w:rFonts w:ascii="Segoe UI" w:hAnsi="Segoe UI" w:cs="Segoe UI"/>
          <w:color w:val="0033CC"/>
          <w:sz w:val="18"/>
          <w:szCs w:val="18"/>
        </w:rPr>
        <w:t>()</w:t>
      </w:r>
      <w:r w:rsidRPr="00945FE1">
        <w:rPr>
          <w:rFonts w:ascii="Segoe UI" w:hAnsi="Segoe UI" w:cs="Segoe UI"/>
          <w:color w:val="0033CC"/>
          <w:sz w:val="18"/>
          <w:szCs w:val="18"/>
        </w:rPr>
        <w:t>‬</w:t>
      </w:r>
    </w:p>
    <w:p w14:paraId="39D7E5C8" w14:textId="77777777" w:rsidR="00A10274" w:rsidRPr="00350B35" w:rsidRDefault="00A10274" w:rsidP="00A10274">
      <w:pPr>
        <w:pStyle w:val="ListParagraph"/>
        <w:ind w:left="2160"/>
        <w:jc w:val="left"/>
        <w:rPr>
          <w:rFonts w:ascii="Segoe UI" w:hAnsi="Segoe UI" w:cstheme="minorBidi"/>
          <w:color w:val="FF0000"/>
          <w:sz w:val="18"/>
          <w:szCs w:val="18"/>
          <w:rtl/>
        </w:rPr>
      </w:pPr>
    </w:p>
    <w:p w14:paraId="2A96F556" w14:textId="77777777" w:rsidR="00A10274" w:rsidRPr="000044BE" w:rsidRDefault="00A10274" w:rsidP="00A10274">
      <w:pPr>
        <w:rPr>
          <w:b/>
          <w:bCs/>
          <w:u w:val="single"/>
        </w:rPr>
      </w:pPr>
      <w:r w:rsidRPr="000044BE">
        <w:rPr>
          <w:rFonts w:hint="cs"/>
          <w:b/>
          <w:bCs/>
          <w:u w:val="single"/>
          <w:rtl/>
        </w:rPr>
        <w:t>מבנה קובץ הטקסט</w:t>
      </w:r>
    </w:p>
    <w:p w14:paraId="7C4EA93F" w14:textId="77777777" w:rsidR="00A10274" w:rsidRPr="00350B35" w:rsidRDefault="00A10274" w:rsidP="00A10274">
      <w:pPr>
        <w:ind w:left="1080"/>
        <w:jc w:val="left"/>
        <w:rPr>
          <w:rFonts w:asciiTheme="minorBidi" w:hAnsiTheme="minorBidi" w:cstheme="minorBidi"/>
          <w:b/>
          <w:bCs/>
          <w:color w:val="FF0000"/>
          <w:sz w:val="14"/>
          <w:szCs w:val="14"/>
          <w:u w:val="single"/>
        </w:rPr>
      </w:pPr>
    </w:p>
    <w:p w14:paraId="70BFE140" w14:textId="77777777" w:rsidR="00A10274" w:rsidRPr="000044BE" w:rsidRDefault="00A10274" w:rsidP="00A10274">
      <w:pPr>
        <w:jc w:val="right"/>
        <w:rPr>
          <w:rFonts w:asciiTheme="minorBidi" w:hAnsiTheme="minorBidi" w:cstheme="minorBidi"/>
          <w:b/>
          <w:bCs/>
          <w:i/>
          <w:iCs/>
          <w:color w:val="0000FF"/>
          <w:sz w:val="19"/>
          <w:szCs w:val="19"/>
          <w:u w:val="single"/>
          <w:rtl/>
        </w:rPr>
      </w:pPr>
      <w:r w:rsidRPr="000044BE">
        <w:rPr>
          <w:rFonts w:ascii="Segoe UI" w:hAnsi="Segoe UI" w:cs="Segoe UI"/>
          <w:b/>
          <w:bCs/>
          <w:i/>
          <w:iCs/>
          <w:color w:val="0000FF"/>
          <w:sz w:val="19"/>
          <w:szCs w:val="19"/>
        </w:rPr>
        <w:t xml:space="preserve">["Show notification" </w:t>
      </w:r>
      <w:proofErr w:type="spellStart"/>
      <w:r w:rsidRPr="000044BE">
        <w:rPr>
          <w:rFonts w:ascii="Segoe UI" w:hAnsi="Segoe UI" w:cs="Segoe UI"/>
          <w:b/>
          <w:bCs/>
          <w:i/>
          <w:iCs/>
          <w:color w:val="0000FF"/>
          <w:sz w:val="19"/>
          <w:szCs w:val="19"/>
        </w:rPr>
        <w:t>CheckBox</w:t>
      </w:r>
      <w:proofErr w:type="spellEnd"/>
      <w:r w:rsidRPr="000044BE">
        <w:rPr>
          <w:rFonts w:ascii="Segoe UI" w:hAnsi="Segoe UI" w:cs="Segoe UI"/>
          <w:b/>
          <w:bCs/>
          <w:i/>
          <w:iCs/>
          <w:color w:val="0000FF"/>
          <w:sz w:val="19"/>
          <w:szCs w:val="19"/>
        </w:rPr>
        <w:t xml:space="preserve"> state as string</w:t>
      </w:r>
      <w:proofErr w:type="gramStart"/>
      <w:r w:rsidRPr="000044BE">
        <w:rPr>
          <w:rFonts w:ascii="Segoe UI" w:hAnsi="Segoe UI" w:cs="Segoe UI"/>
          <w:b/>
          <w:bCs/>
          <w:i/>
          <w:iCs/>
          <w:color w:val="0000FF"/>
          <w:sz w:val="19"/>
          <w:szCs w:val="19"/>
        </w:rPr>
        <w:t>] ;</w:t>
      </w:r>
      <w:proofErr w:type="gramEnd"/>
      <w:r w:rsidRPr="000044BE">
        <w:rPr>
          <w:rFonts w:ascii="Segoe UI" w:hAnsi="Segoe UI" w:cs="Segoe UI"/>
          <w:b/>
          <w:bCs/>
          <w:i/>
          <w:iCs/>
          <w:color w:val="0000FF"/>
          <w:sz w:val="19"/>
          <w:szCs w:val="19"/>
        </w:rPr>
        <w:t xml:space="preserve"> [Email Address]; [Phone Number]; [User's Name]</w:t>
      </w:r>
    </w:p>
    <w:p w14:paraId="0C314EC3" w14:textId="77777777" w:rsidR="00A10274" w:rsidRPr="00350B35" w:rsidRDefault="00A10274" w:rsidP="00A10274">
      <w:pPr>
        <w:rPr>
          <w:rFonts w:asciiTheme="minorBidi" w:hAnsiTheme="minorBidi" w:cstheme="minorBidi"/>
          <w:b/>
          <w:bCs/>
          <w:i/>
          <w:iCs/>
          <w:color w:val="FF0000"/>
          <w:sz w:val="12"/>
          <w:szCs w:val="12"/>
          <w:u w:val="single"/>
        </w:rPr>
      </w:pPr>
    </w:p>
    <w:p w14:paraId="5AA741B7" w14:textId="77777777" w:rsidR="00A10274" w:rsidRPr="000044BE" w:rsidRDefault="00A10274" w:rsidP="00A10274">
      <w:pPr>
        <w:rPr>
          <w:b/>
          <w:bCs/>
          <w:u w:val="single"/>
        </w:rPr>
      </w:pPr>
      <w:r w:rsidRPr="000044BE">
        <w:rPr>
          <w:b/>
          <w:bCs/>
          <w:u w:val="single"/>
          <w:rtl/>
        </w:rPr>
        <w:t>דוגמאות</w:t>
      </w:r>
    </w:p>
    <w:p w14:paraId="5D90F021" w14:textId="77777777" w:rsidR="00A10274" w:rsidRPr="00945FE1" w:rsidRDefault="00A10274" w:rsidP="00A10274">
      <w:pPr>
        <w:bidi w:val="0"/>
        <w:rPr>
          <w:color w:val="0000FF"/>
        </w:rPr>
      </w:pPr>
      <w:proofErr w:type="gramStart"/>
      <w:r w:rsidRPr="00945FE1">
        <w:rPr>
          <w:color w:val="0000FF"/>
        </w:rPr>
        <w:t>false ;</w:t>
      </w:r>
      <w:proofErr w:type="gramEnd"/>
      <w:r w:rsidRPr="00945FE1">
        <w:rPr>
          <w:color w:val="0000FF"/>
        </w:rPr>
        <w:t xml:space="preserve"> </w:t>
      </w:r>
      <w:hyperlink r:id="rId10" w:history="1">
        <w:r w:rsidRPr="00945FE1">
          <w:rPr>
            <w:color w:val="0000FF"/>
          </w:rPr>
          <w:t>email@example.com</w:t>
        </w:r>
      </w:hyperlink>
      <w:r w:rsidRPr="00945FE1">
        <w:rPr>
          <w:color w:val="0000FF"/>
        </w:rPr>
        <w:t xml:space="preserve"> ; </w:t>
      </w:r>
      <w:proofErr w:type="gramStart"/>
      <w:r w:rsidRPr="00945FE1">
        <w:rPr>
          <w:color w:val="0000FF"/>
        </w:rPr>
        <w:t>0545445454 ;</w:t>
      </w:r>
      <w:proofErr w:type="gramEnd"/>
      <w:r w:rsidRPr="00945FE1">
        <w:rPr>
          <w:color w:val="0000FF"/>
        </w:rPr>
        <w:t xml:space="preserve"> Moshe</w:t>
      </w:r>
    </w:p>
    <w:p w14:paraId="1C591C59" w14:textId="77777777" w:rsidR="00A10274" w:rsidRPr="00945FE1" w:rsidRDefault="00A10274" w:rsidP="00A10274">
      <w:pPr>
        <w:bidi w:val="0"/>
        <w:rPr>
          <w:color w:val="0000FF"/>
        </w:rPr>
      </w:pPr>
      <w:proofErr w:type="gramStart"/>
      <w:r w:rsidRPr="00945FE1">
        <w:rPr>
          <w:color w:val="0000FF"/>
        </w:rPr>
        <w:t>true ;</w:t>
      </w:r>
      <w:proofErr w:type="gramEnd"/>
      <w:r w:rsidRPr="00945FE1">
        <w:rPr>
          <w:color w:val="0000FF"/>
        </w:rPr>
        <w:t xml:space="preserve"> </w:t>
      </w:r>
      <w:hyperlink r:id="rId11" w:history="1">
        <w:r w:rsidRPr="00945FE1">
          <w:rPr>
            <w:color w:val="0000FF"/>
          </w:rPr>
          <w:t>email6787@gmail.com</w:t>
        </w:r>
      </w:hyperlink>
      <w:r w:rsidRPr="00945FE1">
        <w:rPr>
          <w:color w:val="0000FF"/>
        </w:rPr>
        <w:t xml:space="preserve"> ; </w:t>
      </w:r>
      <w:proofErr w:type="gramStart"/>
      <w:r w:rsidRPr="00945FE1">
        <w:rPr>
          <w:color w:val="0000FF"/>
        </w:rPr>
        <w:t>0500005650 ;</w:t>
      </w:r>
      <w:proofErr w:type="gramEnd"/>
      <w:r w:rsidRPr="00945FE1">
        <w:rPr>
          <w:color w:val="0000FF"/>
        </w:rPr>
        <w:t xml:space="preserve"> Yael</w:t>
      </w:r>
    </w:p>
    <w:p w14:paraId="21A14D90" w14:textId="77777777" w:rsidR="00A10274" w:rsidRDefault="00A10274" w:rsidP="00A10274">
      <w:pPr>
        <w:rPr>
          <w:color w:val="FF0000"/>
          <w:rtl/>
        </w:rPr>
      </w:pPr>
    </w:p>
    <w:p w14:paraId="44294EE0" w14:textId="77777777" w:rsidR="00551F40" w:rsidRDefault="00551F40" w:rsidP="00551F40">
      <w:pPr>
        <w:pStyle w:val="Heading3"/>
      </w:pPr>
      <w:bookmarkStart w:id="170" w:name="_Toc224567535"/>
      <w:r>
        <w:t>Shared Preferences</w:t>
      </w:r>
      <w:bookmarkEnd w:id="170"/>
    </w:p>
    <w:p w14:paraId="7FC3BEBD" w14:textId="77777777" w:rsidR="00A10274" w:rsidRPr="00EB3B84" w:rsidRDefault="00551F40" w:rsidP="00551F40">
      <w:pPr>
        <w:rPr>
          <w:color w:val="0000FF"/>
          <w:rtl/>
        </w:rPr>
      </w:pPr>
      <w:r w:rsidRPr="00EB3B84">
        <w:rPr>
          <w:rFonts w:hint="cs"/>
          <w:color w:val="0000FF"/>
          <w:rtl/>
        </w:rPr>
        <w:t xml:space="preserve">לכל </w:t>
      </w:r>
      <w:r w:rsidRPr="00EB3B84">
        <w:rPr>
          <w:color w:val="0000FF"/>
        </w:rPr>
        <w:t xml:space="preserve">Shared </w:t>
      </w:r>
      <w:proofErr w:type="spellStart"/>
      <w:r w:rsidRPr="00EB3B84">
        <w:rPr>
          <w:color w:val="0000FF"/>
        </w:rPr>
        <w:t>Prefernc</w:t>
      </w:r>
      <w:proofErr w:type="spellEnd"/>
      <w:r w:rsidRPr="00EB3B84">
        <w:rPr>
          <w:rFonts w:hint="cs"/>
          <w:color w:val="0000FF"/>
          <w:rtl/>
        </w:rPr>
        <w:t xml:space="preserve"> יש לפרט את שמו</w:t>
      </w:r>
      <w:r w:rsidR="000B699B" w:rsidRPr="00EB3B84">
        <w:rPr>
          <w:rFonts w:hint="cs"/>
          <w:color w:val="0000FF"/>
          <w:rtl/>
        </w:rPr>
        <w:t>, את תפקידו ואת השם והתפקיד של כל אחד מהשדות בתוכו.</w:t>
      </w:r>
    </w:p>
    <w:p w14:paraId="137950EC" w14:textId="77777777" w:rsidR="00A10274" w:rsidRDefault="00A10274" w:rsidP="00A10274">
      <w:pPr>
        <w:bidi w:val="0"/>
        <w:spacing w:line="240" w:lineRule="auto"/>
        <w:jc w:val="left"/>
        <w:rPr>
          <w:rFonts w:ascii="Arial" w:hAnsi="Arial" w:cs="Narkisim"/>
          <w:b/>
          <w:bCs/>
          <w:i/>
          <w:iCs/>
          <w:sz w:val="40"/>
          <w:szCs w:val="40"/>
          <w:u w:val="single"/>
          <w:rtl/>
        </w:rPr>
      </w:pPr>
      <w:r>
        <w:rPr>
          <w:rtl/>
        </w:rPr>
        <w:br w:type="page"/>
      </w:r>
    </w:p>
    <w:p w14:paraId="302235BE" w14:textId="77777777" w:rsidR="00A10274" w:rsidRPr="00BE4449" w:rsidRDefault="00A10274" w:rsidP="00A10274">
      <w:pPr>
        <w:pStyle w:val="Heading2"/>
        <w:spacing w:line="360" w:lineRule="auto"/>
      </w:pPr>
      <w:bookmarkStart w:id="171" w:name="_Toc224567536"/>
      <w:r w:rsidRPr="00BE4449">
        <w:rPr>
          <w:rFonts w:hint="cs"/>
          <w:rtl/>
        </w:rPr>
        <w:lastRenderedPageBreak/>
        <w:t xml:space="preserve">סכמת </w:t>
      </w:r>
      <w:r w:rsidRPr="00BE4449">
        <w:t>Database</w:t>
      </w:r>
      <w:bookmarkEnd w:id="171"/>
    </w:p>
    <w:p w14:paraId="2B7482DB" w14:textId="77777777" w:rsidR="00A10274" w:rsidRPr="000044BE" w:rsidRDefault="00A10274" w:rsidP="00A10274">
      <w:pPr>
        <w:rPr>
          <w:color w:val="0000FF"/>
          <w:rtl/>
        </w:rPr>
      </w:pPr>
      <w:r w:rsidRPr="000044BE">
        <w:rPr>
          <w:rFonts w:hint="cs"/>
          <w:color w:val="0000FF"/>
          <w:rtl/>
        </w:rPr>
        <w:t xml:space="preserve">אם עבדתם עם </w:t>
      </w:r>
      <w:r w:rsidRPr="000044BE">
        <w:rPr>
          <w:color w:val="0000FF"/>
        </w:rPr>
        <w:t>ACCESS</w:t>
      </w:r>
      <w:r w:rsidR="000B4894">
        <w:rPr>
          <w:rFonts w:hint="cs"/>
          <w:color w:val="0000FF"/>
          <w:rtl/>
        </w:rPr>
        <w:t xml:space="preserve"> כדי לתכנן את ה-</w:t>
      </w:r>
      <w:r w:rsidR="000B4894">
        <w:rPr>
          <w:rFonts w:hint="cs"/>
          <w:color w:val="0000FF"/>
        </w:rPr>
        <w:t>DB</w:t>
      </w:r>
      <w:r w:rsidRPr="000044BE">
        <w:rPr>
          <w:rFonts w:hint="cs"/>
          <w:color w:val="0000FF"/>
          <w:rtl/>
        </w:rPr>
        <w:t>, יש לצרף את תרשים הטבלאות והקשרים.</w:t>
      </w:r>
    </w:p>
    <w:p w14:paraId="2FCCD451" w14:textId="77777777" w:rsidR="00A10274" w:rsidRDefault="00A10274" w:rsidP="00A10274">
      <w:pPr>
        <w:rPr>
          <w:color w:val="0000FF"/>
          <w:rtl/>
        </w:rPr>
      </w:pPr>
      <w:r w:rsidRPr="000044BE">
        <w:rPr>
          <w:rFonts w:hint="cs"/>
          <w:color w:val="0000FF"/>
          <w:rtl/>
        </w:rPr>
        <w:t xml:space="preserve">בכל מקרה יש לצרף את רשימת הטבלאות והשדות שלהם (צילום מסך </w:t>
      </w:r>
      <w:r w:rsidRPr="000044BE">
        <w:rPr>
          <w:color w:val="0000FF"/>
        </w:rPr>
        <w:t>EDIT TABLE</w:t>
      </w:r>
      <w:r w:rsidRPr="000044BE">
        <w:rPr>
          <w:rFonts w:hint="cs"/>
          <w:color w:val="0000FF"/>
          <w:rtl/>
        </w:rPr>
        <w:t xml:space="preserve"> מ-</w:t>
      </w:r>
      <w:r w:rsidRPr="000044BE">
        <w:rPr>
          <w:color w:val="0000FF"/>
        </w:rPr>
        <w:t>SQLITE ADMIN</w:t>
      </w:r>
      <w:r>
        <w:rPr>
          <w:rFonts w:hint="cs"/>
          <w:color w:val="0000FF"/>
          <w:rtl/>
        </w:rPr>
        <w:t xml:space="preserve">) </w:t>
      </w:r>
      <w:r>
        <w:rPr>
          <w:color w:val="0000FF"/>
          <w:rtl/>
        </w:rPr>
        <w:t>–</w:t>
      </w:r>
      <w:r>
        <w:rPr>
          <w:rFonts w:hint="cs"/>
          <w:color w:val="0000FF"/>
          <w:rtl/>
        </w:rPr>
        <w:t xml:space="preserve"> ר' דוגמא.</w:t>
      </w:r>
    </w:p>
    <w:p w14:paraId="5FF9E936" w14:textId="77777777" w:rsidR="00A10274" w:rsidRDefault="00A10274" w:rsidP="00A10274">
      <w:pPr>
        <w:rPr>
          <w:color w:val="FF0000"/>
        </w:rPr>
      </w:pPr>
      <w:r>
        <w:rPr>
          <w:noProof/>
        </w:rPr>
        <w:drawing>
          <wp:inline distT="0" distB="0" distL="0" distR="0" wp14:anchorId="5D64F357" wp14:editId="04D848DF">
            <wp:extent cx="5486400" cy="41579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486400" cy="4157980"/>
                    </a:xfrm>
                    <a:prstGeom prst="rect">
                      <a:avLst/>
                    </a:prstGeom>
                  </pic:spPr>
                </pic:pic>
              </a:graphicData>
            </a:graphic>
          </wp:inline>
        </w:drawing>
      </w:r>
    </w:p>
    <w:p w14:paraId="1174A8E4" w14:textId="77777777" w:rsidR="00A10274" w:rsidRPr="005E3360" w:rsidRDefault="00A10274" w:rsidP="00A10274">
      <w:pPr>
        <w:rPr>
          <w:color w:val="0000FF"/>
        </w:rPr>
      </w:pPr>
      <w:r w:rsidRPr="005E3360">
        <w:rPr>
          <w:rFonts w:hint="cs"/>
          <w:color w:val="0000FF"/>
          <w:rtl/>
        </w:rPr>
        <w:t>הנה קישור של סרטון המראה איך להעביר את קובץ ה-</w:t>
      </w:r>
      <w:r w:rsidRPr="005E3360">
        <w:rPr>
          <w:color w:val="0000FF"/>
        </w:rPr>
        <w:t>SQLITE</w:t>
      </w:r>
      <w:r w:rsidRPr="005E3360">
        <w:rPr>
          <w:color w:val="0000FF"/>
          <w:rtl/>
        </w:rPr>
        <w:t xml:space="preserve"> מהטלפון/אמולטור ל-</w:t>
      </w:r>
      <w:r w:rsidRPr="005E3360">
        <w:rPr>
          <w:color w:val="0000FF"/>
        </w:rPr>
        <w:t>PC</w:t>
      </w:r>
      <w:r w:rsidRPr="005E3360">
        <w:rPr>
          <w:color w:val="0000FF"/>
          <w:rtl/>
        </w:rPr>
        <w:t xml:space="preserve"> </w:t>
      </w:r>
      <w:hyperlink r:id="rId13" w:history="1">
        <w:r w:rsidRPr="005E3360">
          <w:rPr>
            <w:rFonts w:hint="cs"/>
            <w:u w:val="single"/>
          </w:rPr>
          <w:t>https://www.youtube.com/watch?v=trswX8x-dnI</w:t>
        </w:r>
      </w:hyperlink>
      <w:r w:rsidRPr="005E3360">
        <w:rPr>
          <w:color w:val="0000FF"/>
          <w:rtl/>
        </w:rPr>
        <w:t xml:space="preserve"> שם אפשר לפתוח אותו עם  תוכנת </w:t>
      </w:r>
      <w:proofErr w:type="spellStart"/>
      <w:r w:rsidRPr="005E3360">
        <w:rPr>
          <w:color w:val="0000FF"/>
        </w:rPr>
        <w:t>SQLiteAdmin</w:t>
      </w:r>
      <w:proofErr w:type="spellEnd"/>
      <w:r w:rsidRPr="005E3360">
        <w:rPr>
          <w:color w:val="0000FF"/>
          <w:rtl/>
        </w:rPr>
        <w:t xml:space="preserve"> ב-</w:t>
      </w:r>
      <w:r w:rsidRPr="005E3360">
        <w:rPr>
          <w:color w:val="0000FF"/>
        </w:rPr>
        <w:t>PC</w:t>
      </w:r>
      <w:r w:rsidRPr="005E3360">
        <w:rPr>
          <w:color w:val="0000FF"/>
          <w:rtl/>
        </w:rPr>
        <w:t xml:space="preserve"> (</w:t>
      </w:r>
      <w:r>
        <w:fldChar w:fldCharType="begin"/>
      </w:r>
      <w:r>
        <w:instrText>HYPERLINK "https://sqliteadmin.orbmu2k.de/"</w:instrText>
      </w:r>
      <w:r>
        <w:fldChar w:fldCharType="separate"/>
      </w:r>
      <w:r w:rsidRPr="005E3360">
        <w:rPr>
          <w:rFonts w:hint="cs"/>
          <w:u w:val="single"/>
        </w:rPr>
        <w:t>https://sqliteadmin.orbmu2k.de</w:t>
      </w:r>
      <w:r w:rsidRPr="005E3360">
        <w:rPr>
          <w:rFonts w:hint="cs"/>
        </w:rPr>
        <w:t>/</w:t>
      </w:r>
      <w:r>
        <w:fldChar w:fldCharType="end"/>
      </w:r>
      <w:r>
        <w:rPr>
          <w:color w:val="0000FF"/>
          <w:rtl/>
        </w:rPr>
        <w:t>). שימ</w:t>
      </w:r>
      <w:r>
        <w:rPr>
          <w:rFonts w:hint="cs"/>
          <w:color w:val="0000FF"/>
          <w:rtl/>
        </w:rPr>
        <w:t>ו</w:t>
      </w:r>
      <w:r w:rsidRPr="005E3360">
        <w:rPr>
          <w:color w:val="0000FF"/>
          <w:rtl/>
        </w:rPr>
        <w:t xml:space="preserve"> לב - אצלי במחשב היה צריך להוסיף סיומת </w:t>
      </w:r>
      <w:r w:rsidRPr="005E3360">
        <w:rPr>
          <w:color w:val="0000FF"/>
        </w:rPr>
        <w:t>.</w:t>
      </w:r>
      <w:proofErr w:type="spellStart"/>
      <w:r w:rsidRPr="005E3360">
        <w:rPr>
          <w:color w:val="0000FF"/>
        </w:rPr>
        <w:t>db</w:t>
      </w:r>
      <w:proofErr w:type="spellEnd"/>
      <w:r w:rsidRPr="005E3360">
        <w:rPr>
          <w:color w:val="0000FF"/>
          <w:rtl/>
        </w:rPr>
        <w:t xml:space="preserve"> לקובץ שהורדתי (לא כמו בסרטון).</w:t>
      </w:r>
    </w:p>
    <w:p w14:paraId="437FF85D" w14:textId="77777777" w:rsidR="00A10274" w:rsidRDefault="00A10274" w:rsidP="00A10274">
      <w:pPr>
        <w:rPr>
          <w:ins w:id="172" w:author="יוסי ירון" w:date="2026-03-16T15:13:00Z" w16du:dateUtc="2026-03-16T13:13:00Z"/>
          <w:color w:val="FF0000"/>
          <w:rtl/>
        </w:rPr>
      </w:pPr>
    </w:p>
    <w:p w14:paraId="1F67D0D8" w14:textId="77777777" w:rsidR="002E30D4" w:rsidRDefault="002E30D4" w:rsidP="002E30D4">
      <w:pPr>
        <w:pStyle w:val="Heading3"/>
        <w:rPr>
          <w:ins w:id="173" w:author="יוסי ירון" w:date="2026-03-16T15:14:00Z" w16du:dateUtc="2026-03-16T13:14:00Z"/>
          <w:rtl/>
        </w:rPr>
      </w:pPr>
      <w:bookmarkStart w:id="174" w:name="_Toc224567537"/>
      <w:ins w:id="175" w:author="יוסי ירון" w:date="2026-03-16T15:13:00Z" w16du:dateUtc="2026-03-16T13:13:00Z">
        <w:r>
          <w:rPr>
            <w:rFonts w:hint="cs"/>
            <w:rtl/>
          </w:rPr>
          <w:t>פעולות על/עם בסיס הנתונים</w:t>
        </w:r>
      </w:ins>
      <w:bookmarkEnd w:id="174"/>
    </w:p>
    <w:p w14:paraId="6CC3A5C3" w14:textId="77777777" w:rsidR="002E30D4" w:rsidRPr="00963FB7" w:rsidRDefault="00963FB7" w:rsidP="002E30D4">
      <w:pPr>
        <w:rPr>
          <w:color w:val="0000FF"/>
          <w:rtl/>
          <w:rPrChange w:id="176" w:author="יוסי ירון" w:date="2026-03-16T15:15:00Z" w16du:dateUtc="2026-03-16T13:15:00Z">
            <w:rPr>
              <w:rtl/>
            </w:rPr>
          </w:rPrChange>
        </w:rPr>
      </w:pPr>
      <w:ins w:id="177" w:author="יוסי ירון" w:date="2026-03-16T15:14:00Z" w16du:dateUtc="2026-03-16T13:14:00Z">
        <w:r w:rsidRPr="00963FB7">
          <w:rPr>
            <w:rFonts w:hint="eastAsia"/>
            <w:color w:val="0000FF"/>
            <w:rtl/>
            <w:rPrChange w:id="178" w:author="יוסי ירון" w:date="2026-03-16T15:15:00Z" w16du:dateUtc="2026-03-16T13:15:00Z">
              <w:rPr>
                <w:rFonts w:hint="eastAsia"/>
                <w:rtl/>
              </w:rPr>
            </w:rPrChange>
          </w:rPr>
          <w:t>רשימת</w:t>
        </w:r>
        <w:r w:rsidRPr="00963FB7">
          <w:rPr>
            <w:color w:val="0000FF"/>
            <w:rtl/>
            <w:rPrChange w:id="179" w:author="יוסי ירון" w:date="2026-03-16T15:15:00Z" w16du:dateUtc="2026-03-16T13:15:00Z">
              <w:rPr>
                <w:rtl/>
              </w:rPr>
            </w:rPrChange>
          </w:rPr>
          <w:t xml:space="preserve"> המחלקות והפעולות (</w:t>
        </w:r>
        <w:r w:rsidRPr="00963FB7">
          <w:rPr>
            <w:color w:val="0000FF"/>
            <w:rPrChange w:id="180" w:author="יוסי ירון" w:date="2026-03-16T15:15:00Z" w16du:dateUtc="2026-03-16T13:15:00Z">
              <w:rPr/>
            </w:rPrChange>
          </w:rPr>
          <w:t>methods</w:t>
        </w:r>
        <w:r w:rsidRPr="00963FB7">
          <w:rPr>
            <w:color w:val="0000FF"/>
            <w:rtl/>
            <w:rPrChange w:id="181" w:author="יוסי ירון" w:date="2026-03-16T15:15:00Z" w16du:dateUtc="2026-03-16T13:15:00Z">
              <w:rPr>
                <w:rtl/>
              </w:rPr>
            </w:rPrChange>
          </w:rPr>
          <w:t>) המתקשרות עם מסד הנ</w:t>
        </w:r>
      </w:ins>
      <w:ins w:id="182" w:author="יוסי ירון" w:date="2026-03-16T15:15:00Z" w16du:dateUtc="2026-03-16T13:15:00Z">
        <w:r w:rsidRPr="00963FB7">
          <w:rPr>
            <w:rFonts w:hint="eastAsia"/>
            <w:color w:val="0000FF"/>
            <w:rtl/>
            <w:rPrChange w:id="183" w:author="יוסי ירון" w:date="2026-03-16T15:15:00Z" w16du:dateUtc="2026-03-16T13:15:00Z">
              <w:rPr>
                <w:rFonts w:hint="eastAsia"/>
                <w:rtl/>
              </w:rPr>
            </w:rPrChange>
          </w:rPr>
          <w:t>תונים</w:t>
        </w:r>
        <w:r w:rsidRPr="00963FB7">
          <w:rPr>
            <w:color w:val="0000FF"/>
            <w:rtl/>
            <w:rPrChange w:id="184" w:author="יוסי ירון" w:date="2026-03-16T15:15:00Z" w16du:dateUtc="2026-03-16T13:15:00Z">
              <w:rPr>
                <w:rtl/>
              </w:rPr>
            </w:rPrChange>
          </w:rPr>
          <w:t>, והסבר קצר – מה כל פעולה כזו עושה.</w:t>
        </w:r>
      </w:ins>
    </w:p>
    <w:p w14:paraId="28BB2BFE" w14:textId="77777777" w:rsidR="00A10274" w:rsidRDefault="00A10274" w:rsidP="00A10274">
      <w:pPr>
        <w:bidi w:val="0"/>
        <w:spacing w:line="240" w:lineRule="auto"/>
        <w:jc w:val="left"/>
        <w:rPr>
          <w:rFonts w:ascii="Arial" w:hAnsi="Arial" w:cs="Arial"/>
          <w:rtl/>
        </w:rPr>
      </w:pPr>
      <w:r>
        <w:br w:type="page"/>
      </w:r>
    </w:p>
    <w:p w14:paraId="2F937662" w14:textId="77777777" w:rsidR="00AB7606" w:rsidRDefault="00AB7606" w:rsidP="00AB7606">
      <w:pPr>
        <w:pStyle w:val="Heading2"/>
        <w:pageBreakBefore/>
        <w:spacing w:line="360" w:lineRule="auto"/>
        <w:rPr>
          <w:ins w:id="185" w:author="יוסי ירון" w:date="2026-03-16T13:25:00Z" w16du:dateUtc="2026-03-16T11:25:00Z"/>
          <w:rtl/>
        </w:rPr>
      </w:pPr>
      <w:bookmarkStart w:id="186" w:name="_Toc224567538"/>
      <w:ins w:id="187" w:author="יוסי ירון" w:date="2026-03-16T13:24:00Z" w16du:dateUtc="2026-03-16T11:24:00Z">
        <w:r w:rsidRPr="00AB7606">
          <w:rPr>
            <w:rFonts w:hint="eastAsia"/>
            <w:rtl/>
            <w:rPrChange w:id="188" w:author="יוסי ירון" w:date="2026-03-16T13:25:00Z" w16du:dateUtc="2026-03-16T11:25:00Z">
              <w:rPr>
                <w:rFonts w:hint="eastAsia"/>
                <w:highlight w:val="yellow"/>
                <w:rtl/>
              </w:rPr>
            </w:rPrChange>
          </w:rPr>
          <w:lastRenderedPageBreak/>
          <w:t>שמירת</w:t>
        </w:r>
        <w:r w:rsidRPr="00AB7606">
          <w:rPr>
            <w:rtl/>
            <w:rPrChange w:id="189" w:author="יוסי ירון" w:date="2026-03-16T13:25:00Z" w16du:dateUtc="2026-03-16T11:25:00Z">
              <w:rPr>
                <w:highlight w:val="yellow"/>
                <w:rtl/>
              </w:rPr>
            </w:rPrChange>
          </w:rPr>
          <w:t xml:space="preserve"> נתונים – צד שרת</w:t>
        </w:r>
      </w:ins>
      <w:ins w:id="190" w:author="יוסי ירון" w:date="2026-03-16T13:25:00Z" w16du:dateUtc="2026-03-16T11:25:00Z">
        <w:r w:rsidRPr="00AB7606">
          <w:rPr>
            <w:rFonts w:hint="cs"/>
            <w:rtl/>
          </w:rPr>
          <w:t xml:space="preserve"> (אם קיים)</w:t>
        </w:r>
        <w:bookmarkEnd w:id="186"/>
      </w:ins>
    </w:p>
    <w:p w14:paraId="47314F8A" w14:textId="77777777" w:rsidR="00AB7606" w:rsidRDefault="00AB7606" w:rsidP="00AB7606">
      <w:pPr>
        <w:rPr>
          <w:ins w:id="191" w:author="יוסי ירון" w:date="2026-03-16T13:26:00Z" w16du:dateUtc="2026-03-16T11:26:00Z"/>
          <w:rtl/>
        </w:rPr>
      </w:pPr>
      <w:ins w:id="192" w:author="יוסי ירון" w:date="2026-03-16T13:25:00Z" w16du:dateUtc="2026-03-16T11:25:00Z">
        <w:r>
          <w:rPr>
            <w:rFonts w:hint="cs"/>
            <w:rtl/>
          </w:rPr>
          <w:t>אם משתמשים ב-</w:t>
        </w:r>
        <w:r>
          <w:t>Database</w:t>
        </w:r>
        <w:r>
          <w:rPr>
            <w:rFonts w:hint="cs"/>
            <w:rtl/>
          </w:rPr>
          <w:t xml:space="preserve"> בשרת, יש לתעד את </w:t>
        </w:r>
      </w:ins>
      <w:ins w:id="193" w:author="יוסי ירון" w:date="2026-03-16T13:26:00Z" w16du:dateUtc="2026-03-16T11:26:00Z">
        <w:r>
          <w:rPr>
            <w:rFonts w:hint="cs"/>
            <w:rtl/>
          </w:rPr>
          <w:t>מבנה הטבלאות והקשרים ביניהן.</w:t>
        </w:r>
      </w:ins>
    </w:p>
    <w:p w14:paraId="49C534FA" w14:textId="77777777" w:rsidR="00AB7606" w:rsidRPr="00AB7606" w:rsidRDefault="00AB7606">
      <w:pPr>
        <w:rPr>
          <w:ins w:id="194" w:author="יוסי ירון" w:date="2026-03-16T13:24:00Z" w16du:dateUtc="2026-03-16T11:24:00Z"/>
          <w:rtl/>
        </w:rPr>
        <w:pPrChange w:id="195" w:author="יוסי ירון" w:date="2026-03-16T13:25:00Z" w16du:dateUtc="2026-03-16T11:25:00Z">
          <w:pPr>
            <w:pStyle w:val="Heading2"/>
            <w:pageBreakBefore/>
            <w:spacing w:line="360" w:lineRule="auto"/>
          </w:pPr>
        </w:pPrChange>
      </w:pPr>
      <w:ins w:id="196" w:author="יוסי ירון" w:date="2026-03-16T13:26:00Z" w16du:dateUtc="2026-03-16T11:26:00Z">
        <w:r>
          <w:rPr>
            <w:rFonts w:hint="cs"/>
            <w:rtl/>
          </w:rPr>
          <w:t xml:space="preserve">אם משתמשים בקבצים </w:t>
        </w:r>
        <w:r>
          <w:rPr>
            <w:rtl/>
          </w:rPr>
          <w:t>–</w:t>
        </w:r>
        <w:r>
          <w:rPr>
            <w:rFonts w:hint="cs"/>
            <w:rtl/>
          </w:rPr>
          <w:t xml:space="preserve"> לפרט את </w:t>
        </w:r>
      </w:ins>
      <w:ins w:id="197" w:author="יוסי ירון" w:date="2026-03-16T13:27:00Z" w16du:dateUtc="2026-03-16T11:27:00Z">
        <w:r>
          <w:rPr>
            <w:rFonts w:hint="cs"/>
            <w:rtl/>
          </w:rPr>
          <w:t xml:space="preserve">שמותיהם, </w:t>
        </w:r>
      </w:ins>
      <w:ins w:id="198" w:author="יוסי ירון" w:date="2026-03-16T13:26:00Z" w16du:dateUtc="2026-03-16T11:26:00Z">
        <w:r>
          <w:rPr>
            <w:rFonts w:hint="cs"/>
            <w:rtl/>
          </w:rPr>
          <w:t xml:space="preserve">המבנה שלהם ומטרתם </w:t>
        </w:r>
      </w:ins>
      <w:ins w:id="199" w:author="יוסי ירון" w:date="2026-03-16T13:27:00Z" w16du:dateUtc="2026-03-16T11:27:00Z">
        <w:r>
          <w:rPr>
            <w:rFonts w:hint="cs"/>
            <w:rtl/>
          </w:rPr>
          <w:t>כפי שמתואר בסעיף הלקוח.</w:t>
        </w:r>
      </w:ins>
    </w:p>
    <w:p w14:paraId="2D8E3E7A" w14:textId="77777777" w:rsidR="00FD2375" w:rsidRDefault="00FD2375">
      <w:pPr>
        <w:bidi w:val="0"/>
        <w:spacing w:line="240" w:lineRule="auto"/>
        <w:jc w:val="left"/>
        <w:rPr>
          <w:ins w:id="200" w:author="יוסי ירון" w:date="2026-03-16T15:03:00Z" w16du:dateUtc="2026-03-16T13:03:00Z"/>
          <w:rFonts w:ascii="Arial" w:hAnsi="Arial" w:cs="Narkisim"/>
          <w:b/>
          <w:bCs/>
          <w:i/>
          <w:iCs/>
          <w:sz w:val="40"/>
          <w:szCs w:val="40"/>
          <w:u w:val="single"/>
          <w:rtl/>
        </w:rPr>
      </w:pPr>
      <w:ins w:id="201" w:author="יוסי ירון" w:date="2026-03-16T15:03:00Z" w16du:dateUtc="2026-03-16T13:03:00Z">
        <w:r>
          <w:rPr>
            <w:rtl/>
          </w:rPr>
          <w:br w:type="page"/>
        </w:r>
      </w:ins>
    </w:p>
    <w:p w14:paraId="44FF9820" w14:textId="77777777" w:rsidR="00A10274" w:rsidRDefault="00A10274" w:rsidP="00A10274">
      <w:pPr>
        <w:pStyle w:val="Heading2"/>
        <w:rPr>
          <w:rtl/>
        </w:rPr>
      </w:pPr>
      <w:bookmarkStart w:id="202" w:name="_Toc224567539"/>
      <w:r>
        <w:rPr>
          <w:rFonts w:hint="cs"/>
          <w:rtl/>
        </w:rPr>
        <w:lastRenderedPageBreak/>
        <w:t>פרוטוקול תקשורת</w:t>
      </w:r>
      <w:ins w:id="203" w:author="יוסי ירון" w:date="2026-03-16T13:27:00Z" w16du:dateUtc="2026-03-16T11:27:00Z">
        <w:r w:rsidR="00AB7606">
          <w:rPr>
            <w:rFonts w:hint="cs"/>
            <w:rtl/>
          </w:rPr>
          <w:t xml:space="preserve"> (עבור שרת-לקוח ו/או </w:t>
        </w:r>
        <w:r w:rsidR="00AB7606">
          <w:t>API</w:t>
        </w:r>
        <w:r w:rsidR="00AB7606">
          <w:rPr>
            <w:rFonts w:hint="cs"/>
            <w:rtl/>
          </w:rPr>
          <w:t>)</w:t>
        </w:r>
      </w:ins>
      <w:bookmarkEnd w:id="202"/>
    </w:p>
    <w:p w14:paraId="1C7BDA3F" w14:textId="77777777" w:rsidR="00A10274" w:rsidRDefault="00AB7606" w:rsidP="00A10274">
      <w:pPr>
        <w:rPr>
          <w:i/>
          <w:iCs/>
          <w:color w:val="0000FF"/>
        </w:rPr>
      </w:pPr>
      <w:r>
        <w:rPr>
          <w:rFonts w:hint="cs"/>
          <w:i/>
          <w:iCs/>
          <w:color w:val="0000FF"/>
          <w:rtl/>
        </w:rPr>
        <w:t xml:space="preserve">הסבר לגבי </w:t>
      </w:r>
      <w:r w:rsidR="00A10274">
        <w:rPr>
          <w:rFonts w:hint="cs"/>
          <w:i/>
          <w:iCs/>
          <w:color w:val="0000FF"/>
          <w:rtl/>
        </w:rPr>
        <w:t xml:space="preserve">הפרוטוקול </w:t>
      </w:r>
      <w:r>
        <w:rPr>
          <w:rFonts w:hint="cs"/>
          <w:i/>
          <w:iCs/>
          <w:color w:val="0000FF"/>
          <w:rtl/>
        </w:rPr>
        <w:t xml:space="preserve"> וסוגי ההודעות המועברות.</w:t>
      </w:r>
    </w:p>
    <w:p w14:paraId="56705576" w14:textId="77777777" w:rsidR="00A10274" w:rsidRDefault="00A10274" w:rsidP="00A10274">
      <w:pPr>
        <w:rPr>
          <w:i/>
          <w:iCs/>
          <w:color w:val="0000FF"/>
        </w:rPr>
      </w:pPr>
    </w:p>
    <w:p w14:paraId="2E8B8103" w14:textId="77777777" w:rsidR="004543E0" w:rsidRPr="00A10274" w:rsidRDefault="004543E0" w:rsidP="004543E0">
      <w:pPr>
        <w:rPr>
          <w:rFonts w:ascii="David" w:hAnsi="David"/>
        </w:rPr>
      </w:pPr>
    </w:p>
    <w:p w14:paraId="38E10E35" w14:textId="77777777" w:rsidR="004543E0" w:rsidRPr="004D38FB" w:rsidRDefault="004543E0" w:rsidP="004543E0">
      <w:pPr>
        <w:rPr>
          <w:rFonts w:ascii="David" w:hAnsi="David"/>
          <w:rtl/>
        </w:rPr>
      </w:pPr>
    </w:p>
    <w:p w14:paraId="2CEAD0FC" w14:textId="77777777" w:rsidR="004543E0" w:rsidRPr="004D38FB" w:rsidRDefault="004543E0" w:rsidP="004543E0">
      <w:pPr>
        <w:rPr>
          <w:rFonts w:ascii="David" w:hAnsi="David"/>
          <w:rtl/>
        </w:rPr>
      </w:pPr>
    </w:p>
    <w:p w14:paraId="47602332" w14:textId="77777777" w:rsidR="004543E0" w:rsidRPr="004D38FB" w:rsidRDefault="004543E0" w:rsidP="004543E0">
      <w:pPr>
        <w:rPr>
          <w:rFonts w:ascii="David" w:hAnsi="David"/>
          <w:rtl/>
        </w:rPr>
      </w:pPr>
    </w:p>
    <w:p w14:paraId="4E331239" w14:textId="77777777" w:rsidR="004543E0" w:rsidRPr="004D38FB" w:rsidRDefault="004543E0" w:rsidP="004543E0">
      <w:pPr>
        <w:rPr>
          <w:rFonts w:ascii="David" w:hAnsi="David"/>
          <w:rtl/>
        </w:rPr>
      </w:pPr>
    </w:p>
    <w:p w14:paraId="184F057A" w14:textId="77777777" w:rsidR="004543E0" w:rsidRPr="004D38FB" w:rsidRDefault="004543E0" w:rsidP="004543E0">
      <w:pPr>
        <w:rPr>
          <w:rFonts w:ascii="David" w:hAnsi="David"/>
          <w:rtl/>
        </w:rPr>
      </w:pPr>
    </w:p>
    <w:p w14:paraId="2A91DAF6" w14:textId="77777777" w:rsidR="004543E0" w:rsidRPr="004D38FB" w:rsidRDefault="004543E0" w:rsidP="004543E0">
      <w:pPr>
        <w:rPr>
          <w:rFonts w:ascii="David" w:hAnsi="David"/>
          <w:rtl/>
        </w:rPr>
      </w:pPr>
    </w:p>
    <w:p w14:paraId="3889C757" w14:textId="77777777" w:rsidR="004543E0" w:rsidRPr="004D38FB" w:rsidRDefault="004543E0" w:rsidP="004543E0">
      <w:pPr>
        <w:rPr>
          <w:rFonts w:ascii="David" w:hAnsi="David"/>
          <w:rtl/>
        </w:rPr>
      </w:pPr>
    </w:p>
    <w:p w14:paraId="18B12262" w14:textId="77777777" w:rsidR="004543E0" w:rsidRPr="004D38FB" w:rsidRDefault="004543E0" w:rsidP="004543E0">
      <w:pPr>
        <w:rPr>
          <w:rFonts w:ascii="David" w:hAnsi="David"/>
          <w:rtl/>
        </w:rPr>
      </w:pPr>
    </w:p>
    <w:p w14:paraId="5E80D1E8" w14:textId="77777777" w:rsidR="00F17891" w:rsidRDefault="00F17891">
      <w:pPr>
        <w:bidi w:val="0"/>
        <w:spacing w:line="240" w:lineRule="auto"/>
        <w:jc w:val="left"/>
        <w:rPr>
          <w:rFonts w:ascii="Arial" w:hAnsi="Arial" w:cs="Narkisim"/>
          <w:b/>
          <w:bCs/>
          <w:kern w:val="28"/>
          <w:sz w:val="48"/>
          <w:szCs w:val="48"/>
          <w:u w:val="single"/>
          <w:rtl/>
        </w:rPr>
      </w:pPr>
      <w:r>
        <w:rPr>
          <w:rtl/>
        </w:rPr>
        <w:br w:type="page"/>
      </w:r>
    </w:p>
    <w:p w14:paraId="0F0195FD" w14:textId="77777777" w:rsidR="004543E0" w:rsidRDefault="004543E0" w:rsidP="004543E0">
      <w:pPr>
        <w:pStyle w:val="Heading1"/>
        <w:rPr>
          <w:rtl/>
        </w:rPr>
      </w:pPr>
      <w:bookmarkStart w:id="204" w:name="_Toc224567540"/>
      <w:r>
        <w:rPr>
          <w:rFonts w:hint="cs"/>
          <w:rtl/>
        </w:rPr>
        <w:lastRenderedPageBreak/>
        <w:t>רפלקציה אישית</w:t>
      </w:r>
      <w:bookmarkEnd w:id="204"/>
    </w:p>
    <w:p w14:paraId="4AE3C32E" w14:textId="77777777" w:rsidR="004543E0" w:rsidRPr="00EB3B84" w:rsidRDefault="004543E0" w:rsidP="004543E0">
      <w:pPr>
        <w:rPr>
          <w:color w:val="0000FF"/>
          <w:rtl/>
        </w:rPr>
      </w:pPr>
      <w:r w:rsidRPr="00EB3B84">
        <w:rPr>
          <w:color w:val="0000FF"/>
          <w:rtl/>
        </w:rPr>
        <w:t>חלק זה הינו חשוב ביותר, ואין להקל בו ראש כלל. התלמיד ישקף :</w:t>
      </w:r>
    </w:p>
    <w:p w14:paraId="1EC3A55D" w14:textId="77777777" w:rsidR="004543E0" w:rsidRPr="00872734" w:rsidRDefault="004543E0" w:rsidP="004543E0">
      <w:pPr>
        <w:pStyle w:val="ListParagraph"/>
        <w:numPr>
          <w:ilvl w:val="0"/>
          <w:numId w:val="13"/>
        </w:numPr>
        <w:autoSpaceDE w:val="0"/>
        <w:autoSpaceDN w:val="0"/>
        <w:adjustRightInd w:val="0"/>
        <w:spacing w:line="240" w:lineRule="auto"/>
        <w:jc w:val="left"/>
        <w:rPr>
          <w:rFonts w:ascii="David" w:hAnsi="David"/>
        </w:rPr>
      </w:pPr>
      <w:r w:rsidRPr="00872734">
        <w:rPr>
          <w:rFonts w:ascii="David" w:hAnsi="David"/>
          <w:rtl/>
        </w:rPr>
        <w:t>תיאור תהליך העבודה על הפרויקט, ההצלחות, האתגרים, הקשיים ודרכי הפתרון</w:t>
      </w:r>
    </w:p>
    <w:p w14:paraId="52AB989B" w14:textId="77777777" w:rsidR="004543E0" w:rsidRPr="00872734" w:rsidRDefault="004543E0" w:rsidP="004543E0">
      <w:pPr>
        <w:pStyle w:val="ListParagraph"/>
        <w:numPr>
          <w:ilvl w:val="0"/>
          <w:numId w:val="13"/>
        </w:numPr>
        <w:autoSpaceDE w:val="0"/>
        <w:autoSpaceDN w:val="0"/>
        <w:adjustRightInd w:val="0"/>
        <w:spacing w:line="240" w:lineRule="auto"/>
        <w:jc w:val="left"/>
        <w:rPr>
          <w:rFonts w:ascii="David" w:hAnsi="David"/>
        </w:rPr>
      </w:pPr>
      <w:r w:rsidRPr="00872734">
        <w:rPr>
          <w:rFonts w:ascii="David" w:hAnsi="David"/>
          <w:rtl/>
        </w:rPr>
        <w:t>תהליך למידה - תיאור הלמידה שהתקיימה, תכולות חדשות שנלמדו באופן עצמאי</w:t>
      </w:r>
    </w:p>
    <w:p w14:paraId="1C0A5883" w14:textId="77777777" w:rsidR="004543E0" w:rsidRPr="00872734" w:rsidRDefault="004543E0" w:rsidP="004543E0">
      <w:pPr>
        <w:pStyle w:val="ListParagraph"/>
        <w:numPr>
          <w:ilvl w:val="0"/>
          <w:numId w:val="13"/>
        </w:numPr>
        <w:autoSpaceDE w:val="0"/>
        <w:autoSpaceDN w:val="0"/>
        <w:adjustRightInd w:val="0"/>
        <w:spacing w:line="240" w:lineRule="auto"/>
        <w:jc w:val="left"/>
        <w:rPr>
          <w:rFonts w:ascii="David" w:hAnsi="David"/>
        </w:rPr>
      </w:pPr>
      <w:r w:rsidRPr="00872734">
        <w:rPr>
          <w:rFonts w:ascii="David" w:hAnsi="David"/>
        </w:rPr>
        <w:t xml:space="preserve"> </w:t>
      </w:r>
      <w:r w:rsidRPr="00872734">
        <w:rPr>
          <w:rFonts w:ascii="David" w:hAnsi="David"/>
          <w:rtl/>
        </w:rPr>
        <w:t>אילו כלים נלקחים להמשך</w:t>
      </w:r>
    </w:p>
    <w:p w14:paraId="53F26A23" w14:textId="77777777" w:rsidR="004543E0" w:rsidRPr="00872734" w:rsidRDefault="004543E0" w:rsidP="004543E0">
      <w:pPr>
        <w:pStyle w:val="ListParagraph"/>
        <w:numPr>
          <w:ilvl w:val="0"/>
          <w:numId w:val="13"/>
        </w:numPr>
        <w:autoSpaceDE w:val="0"/>
        <w:autoSpaceDN w:val="0"/>
        <w:adjustRightInd w:val="0"/>
        <w:spacing w:line="240" w:lineRule="auto"/>
        <w:jc w:val="left"/>
        <w:rPr>
          <w:rFonts w:ascii="David" w:hAnsi="David"/>
        </w:rPr>
      </w:pPr>
      <w:r w:rsidRPr="00872734">
        <w:rPr>
          <w:rFonts w:ascii="David" w:hAnsi="David"/>
        </w:rPr>
        <w:t xml:space="preserve"> </w:t>
      </w:r>
      <w:r w:rsidRPr="00872734">
        <w:rPr>
          <w:rFonts w:ascii="David" w:hAnsi="David"/>
          <w:rtl/>
        </w:rPr>
        <w:t>תובנות מהתהליך, לרבות עזרה ממומחים, שיתוף מידע ולמידת עמיתים</w:t>
      </w:r>
    </w:p>
    <w:p w14:paraId="15DEA4AC" w14:textId="77777777" w:rsidR="004543E0" w:rsidRPr="00872734" w:rsidRDefault="004543E0" w:rsidP="004543E0">
      <w:pPr>
        <w:pStyle w:val="ListParagraph"/>
        <w:numPr>
          <w:ilvl w:val="0"/>
          <w:numId w:val="13"/>
        </w:numPr>
        <w:autoSpaceDE w:val="0"/>
        <w:autoSpaceDN w:val="0"/>
        <w:adjustRightInd w:val="0"/>
        <w:spacing w:line="240" w:lineRule="auto"/>
        <w:jc w:val="left"/>
        <w:rPr>
          <w:rFonts w:ascii="David" w:hAnsi="David"/>
        </w:rPr>
      </w:pPr>
      <w:r w:rsidRPr="00872734">
        <w:rPr>
          <w:rFonts w:ascii="David" w:hAnsi="David"/>
        </w:rPr>
        <w:t xml:space="preserve"> </w:t>
      </w:r>
      <w:r w:rsidRPr="00872734">
        <w:rPr>
          <w:rFonts w:ascii="David" w:hAnsi="David"/>
          <w:rtl/>
        </w:rPr>
        <w:t>בראייה לאחור, האם היית מיישם אחרת חלקים בפרויקט</w:t>
      </w:r>
    </w:p>
    <w:p w14:paraId="196019CD" w14:textId="77777777" w:rsidR="004543E0" w:rsidRPr="00872734" w:rsidRDefault="004543E0" w:rsidP="004543E0">
      <w:pPr>
        <w:pStyle w:val="ListParagraph"/>
        <w:numPr>
          <w:ilvl w:val="0"/>
          <w:numId w:val="13"/>
        </w:numPr>
        <w:autoSpaceDE w:val="0"/>
        <w:autoSpaceDN w:val="0"/>
        <w:adjustRightInd w:val="0"/>
        <w:spacing w:line="240" w:lineRule="auto"/>
        <w:jc w:val="left"/>
        <w:rPr>
          <w:rFonts w:ascii="David" w:hAnsi="David"/>
        </w:rPr>
      </w:pPr>
      <w:r w:rsidRPr="00872734">
        <w:rPr>
          <w:rFonts w:ascii="David" w:hAnsi="David"/>
        </w:rPr>
        <w:t xml:space="preserve"> </w:t>
      </w:r>
      <w:r w:rsidRPr="00872734">
        <w:rPr>
          <w:rFonts w:ascii="David" w:hAnsi="David"/>
          <w:rtl/>
        </w:rPr>
        <w:t>במידה והיו ברשותך משאבים נוספים</w:t>
      </w:r>
      <w:r>
        <w:rPr>
          <w:rFonts w:ascii="David" w:hAnsi="David" w:hint="cs"/>
          <w:rtl/>
        </w:rPr>
        <w:t xml:space="preserve"> (עוד זמן, עוד אנשים שיסייעו)</w:t>
      </w:r>
      <w:r w:rsidRPr="00872734">
        <w:rPr>
          <w:rFonts w:ascii="David" w:hAnsi="David"/>
          <w:rtl/>
        </w:rPr>
        <w:t>, האם וכיצד ניתן לשפר את הפרויקט</w:t>
      </w:r>
      <w:r w:rsidRPr="00872734">
        <w:rPr>
          <w:rFonts w:ascii="David" w:hAnsi="David"/>
        </w:rPr>
        <w:t>.</w:t>
      </w:r>
    </w:p>
    <w:p w14:paraId="16CA939C" w14:textId="77777777" w:rsidR="004543E0" w:rsidRPr="00872734" w:rsidRDefault="004543E0" w:rsidP="004543E0">
      <w:pPr>
        <w:pStyle w:val="ListParagraph"/>
        <w:numPr>
          <w:ilvl w:val="0"/>
          <w:numId w:val="13"/>
        </w:numPr>
        <w:spacing w:after="160" w:line="259" w:lineRule="auto"/>
        <w:jc w:val="left"/>
        <w:rPr>
          <w:rFonts w:ascii="David" w:hAnsi="David"/>
          <w:rtl/>
        </w:rPr>
      </w:pPr>
      <w:r w:rsidRPr="00872734">
        <w:rPr>
          <w:rFonts w:ascii="David" w:hAnsi="David"/>
        </w:rPr>
        <w:t xml:space="preserve"> </w:t>
      </w:r>
      <w:r w:rsidRPr="00872734">
        <w:rPr>
          <w:rFonts w:ascii="David" w:hAnsi="David"/>
          <w:rtl/>
        </w:rPr>
        <w:t>שאלות חקר עצמי לשיקול התלמידים</w:t>
      </w:r>
    </w:p>
    <w:p w14:paraId="748D7BBF" w14:textId="77777777" w:rsidR="004543E0" w:rsidRPr="00EB3B84" w:rsidRDefault="004543E0" w:rsidP="00384365">
      <w:pPr>
        <w:rPr>
          <w:color w:val="0000FF"/>
          <w:rtl/>
        </w:rPr>
      </w:pPr>
      <w:r w:rsidRPr="00EB3B84">
        <w:rPr>
          <w:color w:val="0000FF"/>
          <w:rtl/>
        </w:rPr>
        <w:t xml:space="preserve">מצופה מתלמיד שעבד כמעט שנה </w:t>
      </w:r>
      <w:r w:rsidRPr="00EB3B84">
        <w:rPr>
          <w:rFonts w:hint="cs"/>
          <w:color w:val="0000FF"/>
          <w:rtl/>
        </w:rPr>
        <w:t>(</w:t>
      </w:r>
      <w:r w:rsidRPr="00EB3B84">
        <w:rPr>
          <w:color w:val="0000FF"/>
          <w:rtl/>
        </w:rPr>
        <w:t>ולעיתים אף יותר</w:t>
      </w:r>
      <w:r w:rsidRPr="00EB3B84">
        <w:rPr>
          <w:rFonts w:hint="cs"/>
          <w:color w:val="0000FF"/>
          <w:rtl/>
        </w:rPr>
        <w:t>)</w:t>
      </w:r>
      <w:r w:rsidRPr="00EB3B84">
        <w:rPr>
          <w:color w:val="0000FF"/>
          <w:rtl/>
        </w:rPr>
        <w:t xml:space="preserve"> על פרויקט שלפחות ימלא חצי עד עמוד שלם</w:t>
      </w:r>
      <w:r w:rsidR="00384365" w:rsidRPr="00EB3B84">
        <w:rPr>
          <w:rFonts w:hint="cs"/>
          <w:color w:val="0000FF"/>
          <w:rtl/>
        </w:rPr>
        <w:t xml:space="preserve"> </w:t>
      </w:r>
      <w:r w:rsidRPr="00EB3B84">
        <w:rPr>
          <w:color w:val="0000FF"/>
          <w:rtl/>
        </w:rPr>
        <w:t>בחלק זה של הרפלקציה .</w:t>
      </w:r>
    </w:p>
    <w:p w14:paraId="72D13170" w14:textId="77777777" w:rsidR="00F17891" w:rsidRDefault="00F17891">
      <w:pPr>
        <w:bidi w:val="0"/>
        <w:spacing w:line="240" w:lineRule="auto"/>
        <w:jc w:val="left"/>
        <w:rPr>
          <w:rFonts w:ascii="Arial" w:hAnsi="Arial" w:cs="Narkisim"/>
          <w:b/>
          <w:bCs/>
          <w:kern w:val="28"/>
          <w:sz w:val="48"/>
          <w:szCs w:val="48"/>
          <w:u w:val="single"/>
          <w:rtl/>
        </w:rPr>
      </w:pPr>
      <w:r>
        <w:rPr>
          <w:rtl/>
        </w:rPr>
        <w:br w:type="page"/>
      </w:r>
    </w:p>
    <w:p w14:paraId="5E629AFC" w14:textId="77777777" w:rsidR="004543E0" w:rsidRDefault="004543E0" w:rsidP="004543E0">
      <w:pPr>
        <w:pStyle w:val="Heading1"/>
        <w:rPr>
          <w:rtl/>
        </w:rPr>
      </w:pPr>
      <w:bookmarkStart w:id="205" w:name="_Toc224567541"/>
      <w:r>
        <w:rPr>
          <w:rtl/>
        </w:rPr>
        <w:lastRenderedPageBreak/>
        <w:t>ביבליוגרפיה</w:t>
      </w:r>
      <w:bookmarkEnd w:id="205"/>
    </w:p>
    <w:p w14:paraId="07E094C9" w14:textId="77777777" w:rsidR="004543E0" w:rsidRPr="00B610CA" w:rsidDel="00391C09" w:rsidRDefault="004543E0" w:rsidP="004543E0">
      <w:pPr>
        <w:rPr>
          <w:del w:id="206" w:author="יוסי ירון" w:date="2026-03-16T15:08:00Z" w16du:dateUtc="2026-03-16T13:08:00Z"/>
          <w:color w:val="0000FF"/>
          <w:rtl/>
        </w:rPr>
      </w:pPr>
      <w:del w:id="207" w:author="יוסי ירון" w:date="2026-03-16T15:08:00Z" w16du:dateUtc="2026-03-16T13:08:00Z">
        <w:r w:rsidRPr="00B610CA" w:rsidDel="00391C09">
          <w:rPr>
            <w:color w:val="0000FF"/>
            <w:rtl/>
          </w:rPr>
          <w:delText>מומלץ ואף רצוי לעודד תלמידים לרשום את מקורות המידע שהם עשו בהם שימוש, אמנם חלק זה</w:delText>
        </w:r>
      </w:del>
    </w:p>
    <w:p w14:paraId="4DB89153" w14:textId="77777777" w:rsidR="004543E0" w:rsidRPr="00B610CA" w:rsidDel="00391C09" w:rsidRDefault="004543E0" w:rsidP="004543E0">
      <w:pPr>
        <w:rPr>
          <w:del w:id="208" w:author="יוסי ירון" w:date="2026-03-16T15:08:00Z" w16du:dateUtc="2026-03-16T13:08:00Z"/>
          <w:color w:val="0000FF"/>
          <w:rtl/>
        </w:rPr>
      </w:pPr>
      <w:del w:id="209" w:author="יוסי ירון" w:date="2026-03-16T15:08:00Z" w16du:dateUtc="2026-03-16T13:08:00Z">
        <w:r w:rsidRPr="00B610CA" w:rsidDel="00391C09">
          <w:rPr>
            <w:color w:val="0000FF"/>
            <w:rtl/>
          </w:rPr>
          <w:delText>אינו תמיד רלוונטי לכל הפרויקטים, אך כאשר התלמיד ביצע מחקר, חלק זה חיוני וחובה. מקורות</w:delText>
        </w:r>
      </w:del>
    </w:p>
    <w:p w14:paraId="3CAC00BC" w14:textId="77777777" w:rsidR="004543E0" w:rsidRPr="00B610CA" w:rsidDel="00391C09" w:rsidRDefault="004543E0" w:rsidP="004543E0">
      <w:pPr>
        <w:rPr>
          <w:del w:id="210" w:author="יוסי ירון" w:date="2026-03-16T15:08:00Z" w16du:dateUtc="2026-03-16T13:08:00Z"/>
          <w:color w:val="0000FF"/>
          <w:rtl/>
        </w:rPr>
      </w:pPr>
      <w:del w:id="211" w:author="יוסי ירון" w:date="2026-03-16T15:08:00Z" w16du:dateUtc="2026-03-16T13:08:00Z">
        <w:r w:rsidRPr="00B610CA" w:rsidDel="00391C09">
          <w:rPr>
            <w:color w:val="0000FF"/>
            <w:rtl/>
          </w:rPr>
          <w:delText>יכולים להיות מאמרים, קישורים לאתרי מידע, ספרים, כתבי עת וכדומה .</w:delText>
        </w:r>
      </w:del>
    </w:p>
    <w:p w14:paraId="2DA4EF22" w14:textId="77777777" w:rsidR="004543E0" w:rsidRPr="00B610CA" w:rsidDel="00391C09" w:rsidRDefault="004543E0" w:rsidP="004543E0">
      <w:pPr>
        <w:rPr>
          <w:del w:id="212" w:author="יוסי ירון" w:date="2026-03-16T15:08:00Z" w16du:dateUtc="2026-03-16T13:08:00Z"/>
          <w:color w:val="0000FF"/>
          <w:rtl/>
        </w:rPr>
      </w:pPr>
      <w:del w:id="213" w:author="יוסי ירון" w:date="2026-03-16T15:08:00Z" w16du:dateUtc="2026-03-16T13:08:00Z">
        <w:r w:rsidRPr="00B610CA" w:rsidDel="00391C09">
          <w:rPr>
            <w:rFonts w:hint="cs"/>
            <w:color w:val="0000FF"/>
            <w:rtl/>
          </w:rPr>
          <w:delText>אם נעזרתם בקוד מ-</w:delText>
        </w:r>
        <w:r w:rsidRPr="00B610CA" w:rsidDel="00391C09">
          <w:rPr>
            <w:color w:val="0000FF"/>
          </w:rPr>
          <w:delText>Stack Overflow</w:delText>
        </w:r>
        <w:r w:rsidRPr="00B610CA" w:rsidDel="00391C09">
          <w:rPr>
            <w:rFonts w:hint="cs"/>
            <w:color w:val="0000FF"/>
          </w:rPr>
          <w:delText xml:space="preserve"> </w:delText>
        </w:r>
        <w:r w:rsidRPr="00B610CA" w:rsidDel="00391C09">
          <w:rPr>
            <w:rFonts w:hint="cs"/>
            <w:color w:val="0000FF"/>
            <w:rtl/>
          </w:rPr>
          <w:delText xml:space="preserve"> ואתרים דומים </w:delText>
        </w:r>
        <w:r w:rsidRPr="00B610CA" w:rsidDel="00391C09">
          <w:rPr>
            <w:rFonts w:cstheme="minorBidi"/>
            <w:color w:val="0000FF"/>
            <w:rtl/>
          </w:rPr>
          <w:delText>–</w:delText>
        </w:r>
        <w:r w:rsidRPr="00B610CA" w:rsidDel="00391C09">
          <w:rPr>
            <w:rFonts w:hint="cs"/>
            <w:color w:val="0000FF"/>
            <w:rtl/>
          </w:rPr>
          <w:delText xml:space="preserve"> יש לציין את הקישורים הרלוונטיים כאן.</w:delText>
        </w:r>
      </w:del>
    </w:p>
    <w:p w14:paraId="2B76C617" w14:textId="77777777" w:rsidR="00391C09" w:rsidRPr="00391C09" w:rsidRDefault="00391C09">
      <w:pPr>
        <w:rPr>
          <w:ins w:id="214" w:author="יוסי ירון" w:date="2026-03-16T15:08:00Z" w16du:dateUtc="2026-03-16T13:08:00Z"/>
          <w:color w:val="0000FF"/>
          <w:rPrChange w:id="215" w:author="יוסי ירון" w:date="2026-03-16T15:09:00Z" w16du:dateUtc="2026-03-16T13:09:00Z">
            <w:rPr>
              <w:ins w:id="216" w:author="יוסי ירון" w:date="2026-03-16T15:08:00Z" w16du:dateUtc="2026-03-16T13:08:00Z"/>
            </w:rPr>
          </w:rPrChange>
        </w:rPr>
        <w:pPrChange w:id="217" w:author="יוסי ירון" w:date="2026-03-16T15:08:00Z" w16du:dateUtc="2026-03-16T13:08:00Z">
          <w:pPr>
            <w:pStyle w:val="BodyText"/>
            <w:bidi/>
            <w:spacing w:before="140" w:line="243" w:lineRule="exact"/>
            <w:ind w:left="17" w:right="0"/>
            <w:jc w:val="left"/>
          </w:pPr>
        </w:pPrChange>
      </w:pPr>
      <w:ins w:id="218" w:author="יוסי ירון" w:date="2026-03-16T15:08:00Z" w16du:dateUtc="2026-03-16T13:08:00Z">
        <w:r w:rsidRPr="00391C09">
          <w:rPr>
            <w:color w:val="0000FF"/>
            <w:spacing w:val="-2"/>
            <w:w w:val="110"/>
            <w:rtl/>
            <w:rPrChange w:id="219" w:author="יוסי ירון" w:date="2026-03-16T15:09:00Z" w16du:dateUtc="2026-03-16T13:09:00Z">
              <w:rPr>
                <w:spacing w:val="-2"/>
                <w:w w:val="110"/>
                <w:rtl/>
              </w:rPr>
            </w:rPrChange>
          </w:rPr>
          <w:t>מקורות</w:t>
        </w:r>
        <w:r w:rsidRPr="00391C09">
          <w:rPr>
            <w:color w:val="0000FF"/>
            <w:spacing w:val="-13"/>
            <w:w w:val="110"/>
            <w:rtl/>
            <w:rPrChange w:id="220" w:author="יוסי ירון" w:date="2026-03-16T15:09:00Z" w16du:dateUtc="2026-03-16T13:09:00Z">
              <w:rPr>
                <w:spacing w:val="-13"/>
                <w:w w:val="110"/>
                <w:rtl/>
              </w:rPr>
            </w:rPrChange>
          </w:rPr>
          <w:t xml:space="preserve"> </w:t>
        </w:r>
        <w:r w:rsidRPr="00391C09">
          <w:rPr>
            <w:color w:val="0000FF"/>
            <w:w w:val="110"/>
            <w:rtl/>
            <w:rPrChange w:id="221" w:author="יוסי ירון" w:date="2026-03-16T15:09:00Z" w16du:dateUtc="2026-03-16T13:09:00Z">
              <w:rPr>
                <w:w w:val="110"/>
                <w:rtl/>
              </w:rPr>
            </w:rPrChange>
          </w:rPr>
          <w:t>מידע</w:t>
        </w:r>
        <w:r w:rsidRPr="00391C09">
          <w:rPr>
            <w:color w:val="0000FF"/>
            <w:spacing w:val="-10"/>
            <w:w w:val="110"/>
            <w:rtl/>
            <w:rPrChange w:id="222" w:author="יוסי ירון" w:date="2026-03-16T15:09:00Z" w16du:dateUtc="2026-03-16T13:09:00Z">
              <w:rPr>
                <w:spacing w:val="-10"/>
                <w:w w:val="110"/>
                <w:rtl/>
              </w:rPr>
            </w:rPrChange>
          </w:rPr>
          <w:t xml:space="preserve"> </w:t>
        </w:r>
        <w:r w:rsidRPr="00391C09">
          <w:rPr>
            <w:color w:val="0000FF"/>
            <w:w w:val="110"/>
            <w:rtl/>
            <w:rPrChange w:id="223" w:author="יוסי ירון" w:date="2026-03-16T15:09:00Z" w16du:dateUtc="2026-03-16T13:09:00Z">
              <w:rPr>
                <w:w w:val="110"/>
                <w:rtl/>
              </w:rPr>
            </w:rPrChange>
          </w:rPr>
          <w:t>הם</w:t>
        </w:r>
        <w:r w:rsidRPr="00391C09">
          <w:rPr>
            <w:color w:val="0000FF"/>
            <w:w w:val="110"/>
            <w:rPrChange w:id="224" w:author="יוסי ירון" w:date="2026-03-16T15:09:00Z" w16du:dateUtc="2026-03-16T13:09:00Z">
              <w:rPr>
                <w:w w:val="110"/>
              </w:rPr>
            </w:rPrChange>
          </w:rPr>
          <w:t>:</w:t>
        </w:r>
        <w:r w:rsidRPr="00391C09">
          <w:rPr>
            <w:color w:val="0000FF"/>
            <w:spacing w:val="-13"/>
            <w:w w:val="110"/>
            <w:rtl/>
            <w:rPrChange w:id="225" w:author="יוסי ירון" w:date="2026-03-16T15:09:00Z" w16du:dateUtc="2026-03-16T13:09:00Z">
              <w:rPr>
                <w:spacing w:val="-13"/>
                <w:w w:val="110"/>
                <w:rtl/>
              </w:rPr>
            </w:rPrChange>
          </w:rPr>
          <w:t xml:space="preserve"> </w:t>
        </w:r>
        <w:r w:rsidRPr="00391C09">
          <w:rPr>
            <w:color w:val="0000FF"/>
            <w:w w:val="110"/>
            <w:rtl/>
            <w:rPrChange w:id="226" w:author="יוסי ירון" w:date="2026-03-16T15:09:00Z" w16du:dateUtc="2026-03-16T13:09:00Z">
              <w:rPr>
                <w:w w:val="110"/>
                <w:rtl/>
              </w:rPr>
            </w:rPrChange>
          </w:rPr>
          <w:t>מאמרים</w:t>
        </w:r>
        <w:r w:rsidRPr="00391C09">
          <w:rPr>
            <w:color w:val="0000FF"/>
            <w:w w:val="110"/>
            <w:rPrChange w:id="227" w:author="יוסי ירון" w:date="2026-03-16T15:09:00Z" w16du:dateUtc="2026-03-16T13:09:00Z">
              <w:rPr>
                <w:w w:val="110"/>
              </w:rPr>
            </w:rPrChange>
          </w:rPr>
          <w:t>,</w:t>
        </w:r>
        <w:r w:rsidRPr="00391C09">
          <w:rPr>
            <w:color w:val="0000FF"/>
            <w:spacing w:val="-12"/>
            <w:w w:val="110"/>
            <w:rtl/>
            <w:rPrChange w:id="228" w:author="יוסי ירון" w:date="2026-03-16T15:09:00Z" w16du:dateUtc="2026-03-16T13:09:00Z">
              <w:rPr>
                <w:spacing w:val="-12"/>
                <w:w w:val="110"/>
                <w:rtl/>
              </w:rPr>
            </w:rPrChange>
          </w:rPr>
          <w:t xml:space="preserve"> </w:t>
        </w:r>
        <w:r w:rsidRPr="00391C09">
          <w:rPr>
            <w:color w:val="0000FF"/>
            <w:w w:val="110"/>
            <w:rtl/>
            <w:rPrChange w:id="229" w:author="יוסי ירון" w:date="2026-03-16T15:09:00Z" w16du:dateUtc="2026-03-16T13:09:00Z">
              <w:rPr>
                <w:w w:val="110"/>
                <w:rtl/>
              </w:rPr>
            </w:rPrChange>
          </w:rPr>
          <w:t>ספרים</w:t>
        </w:r>
        <w:r w:rsidRPr="00391C09">
          <w:rPr>
            <w:color w:val="0000FF"/>
            <w:w w:val="110"/>
            <w:rPrChange w:id="230" w:author="יוסי ירון" w:date="2026-03-16T15:09:00Z" w16du:dateUtc="2026-03-16T13:09:00Z">
              <w:rPr>
                <w:w w:val="110"/>
              </w:rPr>
            </w:rPrChange>
          </w:rPr>
          <w:t>,</w:t>
        </w:r>
        <w:r w:rsidRPr="00391C09">
          <w:rPr>
            <w:color w:val="0000FF"/>
            <w:spacing w:val="-12"/>
            <w:w w:val="110"/>
            <w:rtl/>
            <w:rPrChange w:id="231" w:author="יוסי ירון" w:date="2026-03-16T15:09:00Z" w16du:dateUtc="2026-03-16T13:09:00Z">
              <w:rPr>
                <w:spacing w:val="-12"/>
                <w:w w:val="110"/>
                <w:rtl/>
              </w:rPr>
            </w:rPrChange>
          </w:rPr>
          <w:t xml:space="preserve"> </w:t>
        </w:r>
        <w:r w:rsidRPr="00391C09">
          <w:rPr>
            <w:color w:val="0000FF"/>
            <w:w w:val="110"/>
            <w:rtl/>
            <w:rPrChange w:id="232" w:author="יוסי ירון" w:date="2026-03-16T15:09:00Z" w16du:dateUtc="2026-03-16T13:09:00Z">
              <w:rPr>
                <w:w w:val="110"/>
                <w:rtl/>
              </w:rPr>
            </w:rPrChange>
          </w:rPr>
          <w:t>כתבי</w:t>
        </w:r>
        <w:r w:rsidRPr="00391C09">
          <w:rPr>
            <w:color w:val="0000FF"/>
            <w:spacing w:val="-10"/>
            <w:w w:val="110"/>
            <w:rtl/>
            <w:rPrChange w:id="233" w:author="יוסי ירון" w:date="2026-03-16T15:09:00Z" w16du:dateUtc="2026-03-16T13:09:00Z">
              <w:rPr>
                <w:spacing w:val="-10"/>
                <w:w w:val="110"/>
                <w:rtl/>
              </w:rPr>
            </w:rPrChange>
          </w:rPr>
          <w:t xml:space="preserve"> </w:t>
        </w:r>
        <w:r w:rsidRPr="00391C09">
          <w:rPr>
            <w:color w:val="0000FF"/>
            <w:w w:val="110"/>
            <w:rtl/>
            <w:rPrChange w:id="234" w:author="יוסי ירון" w:date="2026-03-16T15:09:00Z" w16du:dateUtc="2026-03-16T13:09:00Z">
              <w:rPr>
                <w:w w:val="110"/>
                <w:rtl/>
              </w:rPr>
            </w:rPrChange>
          </w:rPr>
          <w:t>עת</w:t>
        </w:r>
        <w:r w:rsidRPr="00391C09">
          <w:rPr>
            <w:color w:val="0000FF"/>
            <w:w w:val="110"/>
            <w:rPrChange w:id="235" w:author="יוסי ירון" w:date="2026-03-16T15:09:00Z" w16du:dateUtc="2026-03-16T13:09:00Z">
              <w:rPr>
                <w:w w:val="110"/>
              </w:rPr>
            </w:rPrChange>
          </w:rPr>
          <w:t>,</w:t>
        </w:r>
        <w:r w:rsidRPr="00391C09">
          <w:rPr>
            <w:color w:val="0000FF"/>
            <w:spacing w:val="-13"/>
            <w:w w:val="110"/>
            <w:rtl/>
            <w:rPrChange w:id="236" w:author="יוסי ירון" w:date="2026-03-16T15:09:00Z" w16du:dateUtc="2026-03-16T13:09:00Z">
              <w:rPr>
                <w:spacing w:val="-13"/>
                <w:w w:val="110"/>
                <w:rtl/>
              </w:rPr>
            </w:rPrChange>
          </w:rPr>
          <w:t xml:space="preserve"> </w:t>
        </w:r>
        <w:r w:rsidRPr="00391C09">
          <w:rPr>
            <w:color w:val="0000FF"/>
            <w:w w:val="110"/>
            <w:rtl/>
            <w:rPrChange w:id="237" w:author="יוסי ירון" w:date="2026-03-16T15:09:00Z" w16du:dateUtc="2026-03-16T13:09:00Z">
              <w:rPr>
                <w:w w:val="110"/>
                <w:rtl/>
              </w:rPr>
            </w:rPrChange>
          </w:rPr>
          <w:t>קישורים</w:t>
        </w:r>
        <w:r w:rsidRPr="00391C09">
          <w:rPr>
            <w:color w:val="0000FF"/>
            <w:spacing w:val="-10"/>
            <w:w w:val="110"/>
            <w:rtl/>
            <w:rPrChange w:id="238" w:author="יוסי ירון" w:date="2026-03-16T15:09:00Z" w16du:dateUtc="2026-03-16T13:09:00Z">
              <w:rPr>
                <w:spacing w:val="-10"/>
                <w:w w:val="110"/>
                <w:rtl/>
              </w:rPr>
            </w:rPrChange>
          </w:rPr>
          <w:t xml:space="preserve"> </w:t>
        </w:r>
        <w:r w:rsidRPr="00391C09">
          <w:rPr>
            <w:color w:val="0000FF"/>
            <w:w w:val="110"/>
            <w:rtl/>
            <w:rPrChange w:id="239" w:author="יוסי ירון" w:date="2026-03-16T15:09:00Z" w16du:dateUtc="2026-03-16T13:09:00Z">
              <w:rPr>
                <w:w w:val="110"/>
                <w:rtl/>
              </w:rPr>
            </w:rPrChange>
          </w:rPr>
          <w:t>לאתרי</w:t>
        </w:r>
        <w:r w:rsidRPr="00391C09">
          <w:rPr>
            <w:color w:val="0000FF"/>
            <w:spacing w:val="-12"/>
            <w:w w:val="110"/>
            <w:rtl/>
            <w:rPrChange w:id="240" w:author="יוסי ירון" w:date="2026-03-16T15:09:00Z" w16du:dateUtc="2026-03-16T13:09:00Z">
              <w:rPr>
                <w:spacing w:val="-12"/>
                <w:w w:val="110"/>
                <w:rtl/>
              </w:rPr>
            </w:rPrChange>
          </w:rPr>
          <w:t xml:space="preserve"> </w:t>
        </w:r>
        <w:r w:rsidRPr="00391C09">
          <w:rPr>
            <w:color w:val="0000FF"/>
            <w:w w:val="110"/>
            <w:rtl/>
            <w:rPrChange w:id="241" w:author="יוסי ירון" w:date="2026-03-16T15:09:00Z" w16du:dateUtc="2026-03-16T13:09:00Z">
              <w:rPr>
                <w:w w:val="110"/>
                <w:rtl/>
              </w:rPr>
            </w:rPrChange>
          </w:rPr>
          <w:t>אינטרנט</w:t>
        </w:r>
        <w:r w:rsidRPr="00391C09">
          <w:rPr>
            <w:color w:val="0000FF"/>
            <w:spacing w:val="-10"/>
            <w:w w:val="110"/>
            <w:rtl/>
            <w:rPrChange w:id="242" w:author="יוסי ירון" w:date="2026-03-16T15:09:00Z" w16du:dateUtc="2026-03-16T13:09:00Z">
              <w:rPr>
                <w:spacing w:val="-10"/>
                <w:w w:val="110"/>
                <w:rtl/>
              </w:rPr>
            </w:rPrChange>
          </w:rPr>
          <w:t xml:space="preserve"> </w:t>
        </w:r>
        <w:r w:rsidRPr="00391C09">
          <w:rPr>
            <w:color w:val="0000FF"/>
            <w:w w:val="110"/>
            <w:rtl/>
            <w:rPrChange w:id="243" w:author="יוסי ירון" w:date="2026-03-16T15:09:00Z" w16du:dateUtc="2026-03-16T13:09:00Z">
              <w:rPr>
                <w:w w:val="110"/>
                <w:rtl/>
              </w:rPr>
            </w:rPrChange>
          </w:rPr>
          <w:t>ולשיחות</w:t>
        </w:r>
        <w:r w:rsidRPr="00391C09">
          <w:rPr>
            <w:color w:val="0000FF"/>
            <w:spacing w:val="-11"/>
            <w:w w:val="110"/>
            <w:rtl/>
            <w:rPrChange w:id="244" w:author="יוסי ירון" w:date="2026-03-16T15:09:00Z" w16du:dateUtc="2026-03-16T13:09:00Z">
              <w:rPr>
                <w:spacing w:val="-11"/>
                <w:w w:val="110"/>
                <w:rtl/>
              </w:rPr>
            </w:rPrChange>
          </w:rPr>
          <w:t xml:space="preserve"> </w:t>
        </w:r>
        <w:r w:rsidRPr="00391C09">
          <w:rPr>
            <w:color w:val="0000FF"/>
            <w:w w:val="110"/>
            <w:rtl/>
            <w:rPrChange w:id="245" w:author="יוסי ירון" w:date="2026-03-16T15:09:00Z" w16du:dateUtc="2026-03-16T13:09:00Z">
              <w:rPr>
                <w:w w:val="110"/>
                <w:rtl/>
              </w:rPr>
            </w:rPrChange>
          </w:rPr>
          <w:t>עם</w:t>
        </w:r>
        <w:r w:rsidRPr="00391C09">
          <w:rPr>
            <w:color w:val="0000FF"/>
            <w:spacing w:val="-11"/>
            <w:w w:val="110"/>
            <w:rtl/>
            <w:rPrChange w:id="246" w:author="יוסי ירון" w:date="2026-03-16T15:09:00Z" w16du:dateUtc="2026-03-16T13:09:00Z">
              <w:rPr>
                <w:spacing w:val="-11"/>
                <w:w w:val="110"/>
                <w:rtl/>
              </w:rPr>
            </w:rPrChange>
          </w:rPr>
          <w:t xml:space="preserve"> </w:t>
        </w:r>
        <w:r w:rsidRPr="00391C09">
          <w:rPr>
            <w:color w:val="0000FF"/>
            <w:w w:val="110"/>
            <w:rtl/>
            <w:rPrChange w:id="247" w:author="יוסי ירון" w:date="2026-03-16T15:09:00Z" w16du:dateUtc="2026-03-16T13:09:00Z">
              <w:rPr>
                <w:w w:val="110"/>
                <w:rtl/>
              </w:rPr>
            </w:rPrChange>
          </w:rPr>
          <w:t>מנועי</w:t>
        </w:r>
        <w:r w:rsidRPr="00391C09">
          <w:rPr>
            <w:color w:val="0000FF"/>
            <w:spacing w:val="-12"/>
            <w:w w:val="110"/>
            <w:rtl/>
            <w:rPrChange w:id="248" w:author="יוסי ירון" w:date="2026-03-16T15:09:00Z" w16du:dateUtc="2026-03-16T13:09:00Z">
              <w:rPr>
                <w:spacing w:val="-12"/>
                <w:w w:val="110"/>
                <w:rtl/>
              </w:rPr>
            </w:rPrChange>
          </w:rPr>
          <w:t xml:space="preserve"> </w:t>
        </w:r>
        <w:r w:rsidRPr="00391C09">
          <w:rPr>
            <w:color w:val="0000FF"/>
            <w:w w:val="110"/>
            <w:rtl/>
            <w:rPrChange w:id="249" w:author="יוסי ירון" w:date="2026-03-16T15:09:00Z" w16du:dateUtc="2026-03-16T13:09:00Z">
              <w:rPr>
                <w:w w:val="110"/>
                <w:rtl/>
              </w:rPr>
            </w:rPrChange>
          </w:rPr>
          <w:t>בינה</w:t>
        </w:r>
        <w:r w:rsidRPr="00391C09">
          <w:rPr>
            <w:color w:val="0000FF"/>
            <w:spacing w:val="-11"/>
            <w:w w:val="110"/>
            <w:rtl/>
            <w:rPrChange w:id="250" w:author="יוסי ירון" w:date="2026-03-16T15:09:00Z" w16du:dateUtc="2026-03-16T13:09:00Z">
              <w:rPr>
                <w:spacing w:val="-11"/>
                <w:w w:val="110"/>
                <w:rtl/>
              </w:rPr>
            </w:rPrChange>
          </w:rPr>
          <w:t xml:space="preserve"> </w:t>
        </w:r>
        <w:r w:rsidRPr="00391C09">
          <w:rPr>
            <w:color w:val="0000FF"/>
            <w:w w:val="110"/>
            <w:rtl/>
            <w:rPrChange w:id="251" w:author="יוסי ירון" w:date="2026-03-16T15:09:00Z" w16du:dateUtc="2026-03-16T13:09:00Z">
              <w:rPr>
                <w:w w:val="110"/>
                <w:rtl/>
              </w:rPr>
            </w:rPrChange>
          </w:rPr>
          <w:t>מלאכותית</w:t>
        </w:r>
        <w:r w:rsidRPr="00391C09">
          <w:rPr>
            <w:color w:val="0000FF"/>
            <w:spacing w:val="-11"/>
            <w:w w:val="110"/>
            <w:rtl/>
            <w:rPrChange w:id="252" w:author="יוסי ירון" w:date="2026-03-16T15:09:00Z" w16du:dateUtc="2026-03-16T13:09:00Z">
              <w:rPr>
                <w:spacing w:val="-11"/>
                <w:w w:val="110"/>
                <w:rtl/>
              </w:rPr>
            </w:rPrChange>
          </w:rPr>
          <w:t xml:space="preserve"> </w:t>
        </w:r>
        <w:r w:rsidRPr="00391C09">
          <w:rPr>
            <w:color w:val="0000FF"/>
            <w:w w:val="110"/>
            <w:rtl/>
            <w:rPrChange w:id="253" w:author="יוסי ירון" w:date="2026-03-16T15:09:00Z" w16du:dateUtc="2026-03-16T13:09:00Z">
              <w:rPr>
                <w:w w:val="110"/>
                <w:rtl/>
              </w:rPr>
            </w:rPrChange>
          </w:rPr>
          <w:t>וכו</w:t>
        </w:r>
        <w:r w:rsidRPr="00391C09">
          <w:rPr>
            <w:color w:val="0000FF"/>
            <w:w w:val="110"/>
            <w:rPrChange w:id="254" w:author="יוסי ירון" w:date="2026-03-16T15:09:00Z" w16du:dateUtc="2026-03-16T13:09:00Z">
              <w:rPr>
                <w:w w:val="110"/>
              </w:rPr>
            </w:rPrChange>
          </w:rPr>
          <w:t>.'</w:t>
        </w:r>
      </w:ins>
    </w:p>
    <w:p w14:paraId="069A38ED" w14:textId="77777777" w:rsidR="00391C09" w:rsidRPr="00391C09" w:rsidRDefault="00391C09">
      <w:pPr>
        <w:rPr>
          <w:ins w:id="255" w:author="יוסי ירון" w:date="2026-03-16T15:08:00Z" w16du:dateUtc="2026-03-16T13:08:00Z"/>
          <w:color w:val="0000FF"/>
          <w:rPrChange w:id="256" w:author="יוסי ירון" w:date="2026-03-16T15:09:00Z" w16du:dateUtc="2026-03-16T13:09:00Z">
            <w:rPr>
              <w:ins w:id="257" w:author="יוסי ירון" w:date="2026-03-16T15:08:00Z" w16du:dateUtc="2026-03-16T13:08:00Z"/>
            </w:rPr>
          </w:rPrChange>
        </w:rPr>
        <w:pPrChange w:id="258" w:author="יוסי ירון" w:date="2026-03-16T15:08:00Z" w16du:dateUtc="2026-03-16T13:08:00Z">
          <w:pPr>
            <w:pStyle w:val="Heading2"/>
            <w:ind w:left="20"/>
            <w:jc w:val="left"/>
          </w:pPr>
        </w:pPrChange>
      </w:pPr>
      <w:ins w:id="259" w:author="יוסי ירון" w:date="2026-03-16T15:08:00Z" w16du:dateUtc="2026-03-16T13:08:00Z">
        <w:r w:rsidRPr="00391C09">
          <w:rPr>
            <w:color w:val="0000FF"/>
            <w:spacing w:val="-5"/>
            <w:w w:val="105"/>
            <w:u w:val="single"/>
            <w:rtl/>
            <w:rPrChange w:id="260" w:author="יוסי ירון" w:date="2026-03-16T15:09:00Z" w16du:dateUtc="2026-03-16T13:09:00Z">
              <w:rPr>
                <w:b w:val="0"/>
                <w:bCs w:val="0"/>
                <w:i w:val="0"/>
                <w:iCs w:val="0"/>
                <w:spacing w:val="-5"/>
                <w:w w:val="105"/>
                <w:rtl/>
              </w:rPr>
            </w:rPrChange>
          </w:rPr>
          <w:t>כל</w:t>
        </w:r>
        <w:r w:rsidRPr="00391C09">
          <w:rPr>
            <w:color w:val="0000FF"/>
            <w:spacing w:val="-7"/>
            <w:w w:val="105"/>
            <w:u w:val="single"/>
            <w:rtl/>
            <w:rPrChange w:id="261" w:author="יוסי ירון" w:date="2026-03-16T15:09:00Z" w16du:dateUtc="2026-03-16T13:09:00Z">
              <w:rPr>
                <w:b w:val="0"/>
                <w:bCs w:val="0"/>
                <w:i w:val="0"/>
                <w:iCs w:val="0"/>
                <w:spacing w:val="-7"/>
                <w:w w:val="105"/>
                <w:rtl/>
              </w:rPr>
            </w:rPrChange>
          </w:rPr>
          <w:t xml:space="preserve"> </w:t>
        </w:r>
        <w:r w:rsidRPr="00391C09">
          <w:rPr>
            <w:color w:val="0000FF"/>
            <w:spacing w:val="-2"/>
            <w:w w:val="105"/>
            <w:u w:val="single"/>
            <w:rtl/>
            <w:rPrChange w:id="262" w:author="יוסי ירון" w:date="2026-03-16T15:09:00Z" w16du:dateUtc="2026-03-16T13:09:00Z">
              <w:rPr>
                <w:b w:val="0"/>
                <w:bCs w:val="0"/>
                <w:i w:val="0"/>
                <w:iCs w:val="0"/>
                <w:spacing w:val="-2"/>
                <w:w w:val="105"/>
                <w:rtl/>
              </w:rPr>
            </w:rPrChange>
          </w:rPr>
          <w:t>קטע</w:t>
        </w:r>
        <w:r w:rsidRPr="00391C09">
          <w:rPr>
            <w:color w:val="0000FF"/>
            <w:spacing w:val="-8"/>
            <w:w w:val="105"/>
            <w:u w:val="single"/>
            <w:rtl/>
            <w:rPrChange w:id="263" w:author="יוסי ירון" w:date="2026-03-16T15:09:00Z" w16du:dateUtc="2026-03-16T13:09:00Z">
              <w:rPr>
                <w:b w:val="0"/>
                <w:bCs w:val="0"/>
                <w:i w:val="0"/>
                <w:iCs w:val="0"/>
                <w:spacing w:val="-8"/>
                <w:w w:val="105"/>
                <w:rtl/>
              </w:rPr>
            </w:rPrChange>
          </w:rPr>
          <w:t xml:space="preserve"> </w:t>
        </w:r>
        <w:r w:rsidRPr="00391C09">
          <w:rPr>
            <w:color w:val="0000FF"/>
            <w:spacing w:val="-2"/>
            <w:w w:val="105"/>
            <w:u w:val="single"/>
            <w:rtl/>
            <w:rPrChange w:id="264" w:author="יוסי ירון" w:date="2026-03-16T15:09:00Z" w16du:dateUtc="2026-03-16T13:09:00Z">
              <w:rPr>
                <w:b w:val="0"/>
                <w:bCs w:val="0"/>
                <w:i w:val="0"/>
                <w:iCs w:val="0"/>
                <w:spacing w:val="-2"/>
                <w:w w:val="105"/>
                <w:rtl/>
              </w:rPr>
            </w:rPrChange>
          </w:rPr>
          <w:t>קוד</w:t>
        </w:r>
        <w:r w:rsidRPr="00391C09">
          <w:rPr>
            <w:color w:val="0000FF"/>
            <w:spacing w:val="-5"/>
            <w:w w:val="105"/>
            <w:u w:val="single"/>
            <w:rtl/>
            <w:rPrChange w:id="265" w:author="יוסי ירון" w:date="2026-03-16T15:09:00Z" w16du:dateUtc="2026-03-16T13:09:00Z">
              <w:rPr>
                <w:b w:val="0"/>
                <w:bCs w:val="0"/>
                <w:i w:val="0"/>
                <w:iCs w:val="0"/>
                <w:spacing w:val="-5"/>
                <w:w w:val="105"/>
                <w:rtl/>
              </w:rPr>
            </w:rPrChange>
          </w:rPr>
          <w:t xml:space="preserve"> </w:t>
        </w:r>
        <w:r w:rsidRPr="00391C09">
          <w:rPr>
            <w:color w:val="0000FF"/>
            <w:spacing w:val="-2"/>
            <w:w w:val="105"/>
            <w:u w:val="single"/>
            <w:rtl/>
            <w:rPrChange w:id="266" w:author="יוסי ירון" w:date="2026-03-16T15:09:00Z" w16du:dateUtc="2026-03-16T13:09:00Z">
              <w:rPr>
                <w:b w:val="0"/>
                <w:bCs w:val="0"/>
                <w:i w:val="0"/>
                <w:iCs w:val="0"/>
                <w:spacing w:val="-2"/>
                <w:w w:val="105"/>
                <w:rtl/>
              </w:rPr>
            </w:rPrChange>
          </w:rPr>
          <w:t>שנלקח</w:t>
        </w:r>
        <w:r w:rsidRPr="00391C09">
          <w:rPr>
            <w:color w:val="0000FF"/>
            <w:spacing w:val="-8"/>
            <w:w w:val="105"/>
            <w:u w:val="single"/>
            <w:rtl/>
            <w:rPrChange w:id="267" w:author="יוסי ירון" w:date="2026-03-16T15:09:00Z" w16du:dateUtc="2026-03-16T13:09:00Z">
              <w:rPr>
                <w:b w:val="0"/>
                <w:bCs w:val="0"/>
                <w:i w:val="0"/>
                <w:iCs w:val="0"/>
                <w:spacing w:val="-8"/>
                <w:w w:val="105"/>
                <w:rtl/>
              </w:rPr>
            </w:rPrChange>
          </w:rPr>
          <w:t xml:space="preserve"> </w:t>
        </w:r>
        <w:r w:rsidRPr="00391C09">
          <w:rPr>
            <w:color w:val="0000FF"/>
            <w:spacing w:val="-2"/>
            <w:w w:val="105"/>
            <w:u w:val="single"/>
            <w:rtl/>
            <w:rPrChange w:id="268" w:author="יוסי ירון" w:date="2026-03-16T15:09:00Z" w16du:dateUtc="2026-03-16T13:09:00Z">
              <w:rPr>
                <w:b w:val="0"/>
                <w:bCs w:val="0"/>
                <w:i w:val="0"/>
                <w:iCs w:val="0"/>
                <w:spacing w:val="-2"/>
                <w:w w:val="105"/>
                <w:rtl/>
              </w:rPr>
            </w:rPrChange>
          </w:rPr>
          <w:t>ממקורות</w:t>
        </w:r>
        <w:r w:rsidRPr="00391C09">
          <w:rPr>
            <w:color w:val="0000FF"/>
            <w:spacing w:val="-4"/>
            <w:w w:val="105"/>
            <w:u w:val="single"/>
            <w:rtl/>
            <w:rPrChange w:id="269" w:author="יוסי ירון" w:date="2026-03-16T15:09:00Z" w16du:dateUtc="2026-03-16T13:09:00Z">
              <w:rPr>
                <w:b w:val="0"/>
                <w:bCs w:val="0"/>
                <w:i w:val="0"/>
                <w:iCs w:val="0"/>
                <w:spacing w:val="-4"/>
                <w:w w:val="105"/>
                <w:rtl/>
              </w:rPr>
            </w:rPrChange>
          </w:rPr>
          <w:t xml:space="preserve"> </w:t>
        </w:r>
        <w:r w:rsidRPr="00391C09">
          <w:rPr>
            <w:color w:val="0000FF"/>
            <w:spacing w:val="-2"/>
            <w:w w:val="105"/>
            <w:u w:val="single"/>
            <w:rtl/>
            <w:rPrChange w:id="270" w:author="יוסי ירון" w:date="2026-03-16T15:09:00Z" w16du:dateUtc="2026-03-16T13:09:00Z">
              <w:rPr>
                <w:b w:val="0"/>
                <w:bCs w:val="0"/>
                <w:i w:val="0"/>
                <w:iCs w:val="0"/>
                <w:spacing w:val="-2"/>
                <w:w w:val="105"/>
                <w:rtl/>
              </w:rPr>
            </w:rPrChange>
          </w:rPr>
          <w:t>מידע</w:t>
        </w:r>
        <w:r w:rsidRPr="00391C09">
          <w:rPr>
            <w:color w:val="0000FF"/>
            <w:spacing w:val="-5"/>
            <w:w w:val="105"/>
            <w:u w:val="single"/>
            <w:rtl/>
            <w:rPrChange w:id="271" w:author="יוסי ירון" w:date="2026-03-16T15:09:00Z" w16du:dateUtc="2026-03-16T13:09:00Z">
              <w:rPr>
                <w:b w:val="0"/>
                <w:bCs w:val="0"/>
                <w:i w:val="0"/>
                <w:iCs w:val="0"/>
                <w:spacing w:val="-5"/>
                <w:w w:val="105"/>
                <w:rtl/>
              </w:rPr>
            </w:rPrChange>
          </w:rPr>
          <w:t xml:space="preserve"> </w:t>
        </w:r>
        <w:r w:rsidRPr="00391C09">
          <w:rPr>
            <w:color w:val="0000FF"/>
            <w:spacing w:val="-2"/>
            <w:w w:val="105"/>
            <w:u w:val="single"/>
            <w:rtl/>
            <w:rPrChange w:id="272" w:author="יוסי ירון" w:date="2026-03-16T15:09:00Z" w16du:dateUtc="2026-03-16T13:09:00Z">
              <w:rPr>
                <w:b w:val="0"/>
                <w:bCs w:val="0"/>
                <w:i w:val="0"/>
                <w:iCs w:val="0"/>
                <w:spacing w:val="-2"/>
                <w:w w:val="105"/>
                <w:rtl/>
              </w:rPr>
            </w:rPrChange>
          </w:rPr>
          <w:t>שתוארו</w:t>
        </w:r>
        <w:r w:rsidRPr="00391C09">
          <w:rPr>
            <w:color w:val="0000FF"/>
            <w:spacing w:val="-7"/>
            <w:w w:val="105"/>
            <w:u w:val="single"/>
            <w:rtl/>
            <w:rPrChange w:id="273" w:author="יוסי ירון" w:date="2026-03-16T15:09:00Z" w16du:dateUtc="2026-03-16T13:09:00Z">
              <w:rPr>
                <w:b w:val="0"/>
                <w:bCs w:val="0"/>
                <w:i w:val="0"/>
                <w:iCs w:val="0"/>
                <w:spacing w:val="-7"/>
                <w:w w:val="105"/>
                <w:rtl/>
              </w:rPr>
            </w:rPrChange>
          </w:rPr>
          <w:t xml:space="preserve"> </w:t>
        </w:r>
        <w:r w:rsidRPr="00391C09">
          <w:rPr>
            <w:color w:val="0000FF"/>
            <w:spacing w:val="-2"/>
            <w:w w:val="105"/>
            <w:u w:val="single"/>
            <w:rtl/>
            <w:rPrChange w:id="274" w:author="יוסי ירון" w:date="2026-03-16T15:09:00Z" w16du:dateUtc="2026-03-16T13:09:00Z">
              <w:rPr>
                <w:b w:val="0"/>
                <w:bCs w:val="0"/>
                <w:i w:val="0"/>
                <w:iCs w:val="0"/>
                <w:spacing w:val="-2"/>
                <w:w w:val="105"/>
                <w:rtl/>
              </w:rPr>
            </w:rPrChange>
          </w:rPr>
          <w:t>יש</w:t>
        </w:r>
        <w:r w:rsidRPr="00391C09">
          <w:rPr>
            <w:color w:val="0000FF"/>
            <w:spacing w:val="-5"/>
            <w:w w:val="105"/>
            <w:u w:val="single"/>
            <w:rtl/>
            <w:rPrChange w:id="275" w:author="יוסי ירון" w:date="2026-03-16T15:09:00Z" w16du:dateUtc="2026-03-16T13:09:00Z">
              <w:rPr>
                <w:b w:val="0"/>
                <w:bCs w:val="0"/>
                <w:i w:val="0"/>
                <w:iCs w:val="0"/>
                <w:spacing w:val="-5"/>
                <w:w w:val="105"/>
                <w:rtl/>
              </w:rPr>
            </w:rPrChange>
          </w:rPr>
          <w:t xml:space="preserve"> </w:t>
        </w:r>
        <w:r w:rsidRPr="00391C09">
          <w:rPr>
            <w:color w:val="0000FF"/>
            <w:spacing w:val="-2"/>
            <w:w w:val="105"/>
            <w:u w:val="single"/>
            <w:rtl/>
            <w:rPrChange w:id="276" w:author="יוסי ירון" w:date="2026-03-16T15:09:00Z" w16du:dateUtc="2026-03-16T13:09:00Z">
              <w:rPr>
                <w:b w:val="0"/>
                <w:bCs w:val="0"/>
                <w:i w:val="0"/>
                <w:iCs w:val="0"/>
                <w:spacing w:val="-2"/>
                <w:w w:val="105"/>
                <w:rtl/>
              </w:rPr>
            </w:rPrChange>
          </w:rPr>
          <w:t>לתעד</w:t>
        </w:r>
        <w:r w:rsidRPr="00391C09">
          <w:rPr>
            <w:color w:val="0000FF"/>
            <w:spacing w:val="-8"/>
            <w:w w:val="105"/>
            <w:u w:val="single"/>
            <w:rtl/>
            <w:rPrChange w:id="277" w:author="יוסי ירון" w:date="2026-03-16T15:09:00Z" w16du:dateUtc="2026-03-16T13:09:00Z">
              <w:rPr>
                <w:b w:val="0"/>
                <w:bCs w:val="0"/>
                <w:i w:val="0"/>
                <w:iCs w:val="0"/>
                <w:spacing w:val="-8"/>
                <w:w w:val="105"/>
                <w:rtl/>
              </w:rPr>
            </w:rPrChange>
          </w:rPr>
          <w:t xml:space="preserve"> </w:t>
        </w:r>
        <w:r w:rsidRPr="00391C09">
          <w:rPr>
            <w:color w:val="0000FF"/>
            <w:spacing w:val="-2"/>
            <w:w w:val="105"/>
            <w:u w:val="single"/>
            <w:rtl/>
            <w:rPrChange w:id="278" w:author="יוסי ירון" w:date="2026-03-16T15:09:00Z" w16du:dateUtc="2026-03-16T13:09:00Z">
              <w:rPr>
                <w:b w:val="0"/>
                <w:bCs w:val="0"/>
                <w:i w:val="0"/>
                <w:iCs w:val="0"/>
                <w:spacing w:val="-2"/>
                <w:w w:val="105"/>
                <w:rtl/>
              </w:rPr>
            </w:rPrChange>
          </w:rPr>
          <w:t>בביבליוגרפיה</w:t>
        </w:r>
        <w:r w:rsidRPr="00391C09">
          <w:rPr>
            <w:color w:val="0000FF"/>
            <w:spacing w:val="-2"/>
            <w:w w:val="105"/>
            <w:rPrChange w:id="279" w:author="יוסי ירון" w:date="2026-03-16T15:09:00Z" w16du:dateUtc="2026-03-16T13:09:00Z">
              <w:rPr>
                <w:b w:val="0"/>
                <w:bCs w:val="0"/>
                <w:i w:val="0"/>
                <w:iCs w:val="0"/>
                <w:spacing w:val="-2"/>
                <w:w w:val="105"/>
              </w:rPr>
            </w:rPrChange>
          </w:rPr>
          <w:t>.</w:t>
        </w:r>
      </w:ins>
    </w:p>
    <w:p w14:paraId="65868408" w14:textId="77777777" w:rsidR="00391C09" w:rsidRPr="00391C09" w:rsidRDefault="00391C09">
      <w:pPr>
        <w:rPr>
          <w:ins w:id="280" w:author="יוסי ירון" w:date="2026-03-16T15:08:00Z" w16du:dateUtc="2026-03-16T13:08:00Z"/>
          <w:color w:val="0000FF"/>
          <w:rPrChange w:id="281" w:author="יוסי ירון" w:date="2026-03-16T15:09:00Z" w16du:dateUtc="2026-03-16T13:09:00Z">
            <w:rPr>
              <w:ins w:id="282" w:author="יוסי ירון" w:date="2026-03-16T15:08:00Z" w16du:dateUtc="2026-03-16T13:08:00Z"/>
            </w:rPr>
          </w:rPrChange>
        </w:rPr>
        <w:pPrChange w:id="283" w:author="יוסי ירון" w:date="2026-03-16T15:08:00Z" w16du:dateUtc="2026-03-16T13:08:00Z">
          <w:pPr>
            <w:pStyle w:val="BodyText"/>
            <w:bidi/>
            <w:spacing w:before="157" w:line="220" w:lineRule="auto"/>
            <w:ind w:left="16" w:right="80" w:firstLine="1"/>
            <w:jc w:val="left"/>
          </w:pPr>
        </w:pPrChange>
      </w:pPr>
      <w:ins w:id="284" w:author="יוסי ירון" w:date="2026-03-16T15:08:00Z" w16du:dateUtc="2026-03-16T13:08:00Z">
        <w:r w:rsidRPr="00391C09">
          <w:rPr>
            <w:color w:val="0000FF"/>
            <w:spacing w:val="-2"/>
            <w:w w:val="110"/>
            <w:rtl/>
            <w:rPrChange w:id="285" w:author="יוסי ירון" w:date="2026-03-16T15:09:00Z" w16du:dateUtc="2026-03-16T13:09:00Z">
              <w:rPr>
                <w:spacing w:val="-2"/>
                <w:w w:val="110"/>
                <w:rtl/>
              </w:rPr>
            </w:rPrChange>
          </w:rPr>
          <w:t>פירוט</w:t>
        </w:r>
        <w:r w:rsidRPr="00391C09">
          <w:rPr>
            <w:color w:val="0000FF"/>
            <w:spacing w:val="-2"/>
            <w:w w:val="110"/>
            <w:rPrChange w:id="286" w:author="יוסי ירון" w:date="2026-03-16T15:09:00Z" w16du:dateUtc="2026-03-16T13:09:00Z">
              <w:rPr>
                <w:spacing w:val="-2"/>
                <w:w w:val="110"/>
              </w:rPr>
            </w:rPrChange>
          </w:rPr>
          <w:t>:</w:t>
        </w:r>
        <w:r w:rsidRPr="00391C09">
          <w:rPr>
            <w:color w:val="0000FF"/>
            <w:spacing w:val="-10"/>
            <w:w w:val="110"/>
            <w:rtl/>
            <w:rPrChange w:id="287" w:author="יוסי ירון" w:date="2026-03-16T15:09:00Z" w16du:dateUtc="2026-03-16T13:09:00Z">
              <w:rPr>
                <w:spacing w:val="-10"/>
                <w:w w:val="110"/>
                <w:rtl/>
              </w:rPr>
            </w:rPrChange>
          </w:rPr>
          <w:t xml:space="preserve"> </w:t>
        </w:r>
        <w:r w:rsidRPr="00391C09">
          <w:rPr>
            <w:color w:val="0000FF"/>
            <w:spacing w:val="-2"/>
            <w:w w:val="110"/>
            <w:rtl/>
            <w:rPrChange w:id="288" w:author="יוסי ירון" w:date="2026-03-16T15:09:00Z" w16du:dateUtc="2026-03-16T13:09:00Z">
              <w:rPr>
                <w:spacing w:val="-2"/>
                <w:w w:val="110"/>
                <w:rtl/>
              </w:rPr>
            </w:rPrChange>
          </w:rPr>
          <w:t>במקרים</w:t>
        </w:r>
        <w:r w:rsidRPr="00391C09">
          <w:rPr>
            <w:color w:val="0000FF"/>
            <w:spacing w:val="-10"/>
            <w:w w:val="110"/>
            <w:rtl/>
            <w:rPrChange w:id="289" w:author="יוסי ירון" w:date="2026-03-16T15:09:00Z" w16du:dateUtc="2026-03-16T13:09:00Z">
              <w:rPr>
                <w:spacing w:val="-10"/>
                <w:w w:val="110"/>
                <w:rtl/>
              </w:rPr>
            </w:rPrChange>
          </w:rPr>
          <w:t xml:space="preserve"> </w:t>
        </w:r>
        <w:r w:rsidRPr="00391C09">
          <w:rPr>
            <w:color w:val="0000FF"/>
            <w:spacing w:val="-2"/>
            <w:w w:val="110"/>
            <w:rtl/>
            <w:rPrChange w:id="290" w:author="יוסי ירון" w:date="2026-03-16T15:09:00Z" w16du:dateUtc="2026-03-16T13:09:00Z">
              <w:rPr>
                <w:spacing w:val="-2"/>
                <w:w w:val="110"/>
                <w:rtl/>
              </w:rPr>
            </w:rPrChange>
          </w:rPr>
          <w:t>בהם</w:t>
        </w:r>
        <w:r w:rsidRPr="00391C09">
          <w:rPr>
            <w:color w:val="0000FF"/>
            <w:spacing w:val="-10"/>
            <w:w w:val="110"/>
            <w:rtl/>
            <w:rPrChange w:id="291" w:author="יוסי ירון" w:date="2026-03-16T15:09:00Z" w16du:dateUtc="2026-03-16T13:09:00Z">
              <w:rPr>
                <w:spacing w:val="-10"/>
                <w:w w:val="110"/>
                <w:rtl/>
              </w:rPr>
            </w:rPrChange>
          </w:rPr>
          <w:t xml:space="preserve"> </w:t>
        </w:r>
        <w:r w:rsidRPr="00391C09">
          <w:rPr>
            <w:color w:val="0000FF"/>
            <w:spacing w:val="-2"/>
            <w:w w:val="110"/>
            <w:rtl/>
            <w:rPrChange w:id="292" w:author="יוסי ירון" w:date="2026-03-16T15:09:00Z" w16du:dateUtc="2026-03-16T13:09:00Z">
              <w:rPr>
                <w:spacing w:val="-2"/>
                <w:w w:val="110"/>
                <w:rtl/>
              </w:rPr>
            </w:rPrChange>
          </w:rPr>
          <w:t>התלמיד</w:t>
        </w:r>
        <w:r w:rsidRPr="00391C09">
          <w:rPr>
            <w:color w:val="0000FF"/>
            <w:spacing w:val="-10"/>
            <w:w w:val="110"/>
            <w:rtl/>
            <w:rPrChange w:id="293" w:author="יוסי ירון" w:date="2026-03-16T15:09:00Z" w16du:dateUtc="2026-03-16T13:09:00Z">
              <w:rPr>
                <w:spacing w:val="-10"/>
                <w:w w:val="110"/>
                <w:rtl/>
              </w:rPr>
            </w:rPrChange>
          </w:rPr>
          <w:t xml:space="preserve"> </w:t>
        </w:r>
        <w:r w:rsidRPr="00391C09">
          <w:rPr>
            <w:color w:val="0000FF"/>
            <w:spacing w:val="-2"/>
            <w:w w:val="110"/>
            <w:rtl/>
            <w:rPrChange w:id="294" w:author="יוסי ירון" w:date="2026-03-16T15:09:00Z" w16du:dateUtc="2026-03-16T13:09:00Z">
              <w:rPr>
                <w:spacing w:val="-2"/>
                <w:w w:val="110"/>
                <w:rtl/>
              </w:rPr>
            </w:rPrChange>
          </w:rPr>
          <w:t>ייבא</w:t>
        </w:r>
        <w:r w:rsidRPr="00391C09">
          <w:rPr>
            <w:color w:val="0000FF"/>
            <w:spacing w:val="-11"/>
            <w:w w:val="110"/>
            <w:rtl/>
            <w:rPrChange w:id="295" w:author="יוסי ירון" w:date="2026-03-16T15:09:00Z" w16du:dateUtc="2026-03-16T13:09:00Z">
              <w:rPr>
                <w:spacing w:val="-11"/>
                <w:w w:val="110"/>
                <w:rtl/>
              </w:rPr>
            </w:rPrChange>
          </w:rPr>
          <w:t xml:space="preserve"> </w:t>
        </w:r>
        <w:r w:rsidRPr="00391C09">
          <w:rPr>
            <w:color w:val="0000FF"/>
            <w:spacing w:val="-2"/>
            <w:w w:val="110"/>
            <w:rtl/>
            <w:rPrChange w:id="296" w:author="יוסי ירון" w:date="2026-03-16T15:09:00Z" w16du:dateUtc="2026-03-16T13:09:00Z">
              <w:rPr>
                <w:spacing w:val="-2"/>
                <w:w w:val="110"/>
                <w:rtl/>
              </w:rPr>
            </w:rPrChange>
          </w:rPr>
          <w:t>קטע</w:t>
        </w:r>
        <w:r w:rsidRPr="00391C09">
          <w:rPr>
            <w:color w:val="0000FF"/>
            <w:spacing w:val="-11"/>
            <w:w w:val="110"/>
            <w:rtl/>
            <w:rPrChange w:id="297" w:author="יוסי ירון" w:date="2026-03-16T15:09:00Z" w16du:dateUtc="2026-03-16T13:09:00Z">
              <w:rPr>
                <w:spacing w:val="-11"/>
                <w:w w:val="110"/>
                <w:rtl/>
              </w:rPr>
            </w:rPrChange>
          </w:rPr>
          <w:t xml:space="preserve"> </w:t>
        </w:r>
        <w:r w:rsidRPr="00391C09">
          <w:rPr>
            <w:color w:val="0000FF"/>
            <w:spacing w:val="-2"/>
            <w:w w:val="110"/>
            <w:rtl/>
            <w:rPrChange w:id="298" w:author="יוסי ירון" w:date="2026-03-16T15:09:00Z" w16du:dateUtc="2026-03-16T13:09:00Z">
              <w:rPr>
                <w:spacing w:val="-2"/>
                <w:w w:val="110"/>
                <w:rtl/>
              </w:rPr>
            </w:rPrChange>
          </w:rPr>
          <w:t>קוד</w:t>
        </w:r>
        <w:r w:rsidRPr="00391C09">
          <w:rPr>
            <w:color w:val="0000FF"/>
            <w:spacing w:val="-8"/>
            <w:w w:val="110"/>
            <w:rtl/>
            <w:rPrChange w:id="299" w:author="יוסי ירון" w:date="2026-03-16T15:09:00Z" w16du:dateUtc="2026-03-16T13:09:00Z">
              <w:rPr>
                <w:spacing w:val="-8"/>
                <w:w w:val="110"/>
                <w:rtl/>
              </w:rPr>
            </w:rPrChange>
          </w:rPr>
          <w:t xml:space="preserve"> </w:t>
        </w:r>
        <w:r w:rsidRPr="00391C09">
          <w:rPr>
            <w:color w:val="0000FF"/>
            <w:spacing w:val="-2"/>
            <w:w w:val="110"/>
            <w:rtl/>
            <w:rPrChange w:id="300" w:author="יוסי ירון" w:date="2026-03-16T15:09:00Z" w16du:dateUtc="2026-03-16T13:09:00Z">
              <w:rPr>
                <w:spacing w:val="-2"/>
                <w:w w:val="110"/>
                <w:rtl/>
              </w:rPr>
            </w:rPrChange>
          </w:rPr>
          <w:t>משמעותי</w:t>
        </w:r>
        <w:r w:rsidRPr="00391C09">
          <w:rPr>
            <w:color w:val="0000FF"/>
            <w:spacing w:val="-9"/>
            <w:w w:val="110"/>
            <w:rtl/>
            <w:rPrChange w:id="301" w:author="יוסי ירון" w:date="2026-03-16T15:09:00Z" w16du:dateUtc="2026-03-16T13:09:00Z">
              <w:rPr>
                <w:spacing w:val="-9"/>
                <w:w w:val="110"/>
                <w:rtl/>
              </w:rPr>
            </w:rPrChange>
          </w:rPr>
          <w:t xml:space="preserve"> </w:t>
        </w:r>
        <w:r w:rsidRPr="00391C09">
          <w:rPr>
            <w:color w:val="0000FF"/>
            <w:spacing w:val="-2"/>
            <w:w w:val="110"/>
            <w:rtl/>
            <w:rPrChange w:id="302" w:author="יוסי ירון" w:date="2026-03-16T15:09:00Z" w16du:dateUtc="2026-03-16T13:09:00Z">
              <w:rPr>
                <w:spacing w:val="-2"/>
                <w:w w:val="110"/>
                <w:rtl/>
              </w:rPr>
            </w:rPrChange>
          </w:rPr>
          <w:t>ממקור</w:t>
        </w:r>
        <w:r w:rsidRPr="00391C09">
          <w:rPr>
            <w:color w:val="0000FF"/>
            <w:spacing w:val="-11"/>
            <w:w w:val="110"/>
            <w:rtl/>
            <w:rPrChange w:id="303" w:author="יוסי ירון" w:date="2026-03-16T15:09:00Z" w16du:dateUtc="2026-03-16T13:09:00Z">
              <w:rPr>
                <w:spacing w:val="-11"/>
                <w:w w:val="110"/>
                <w:rtl/>
              </w:rPr>
            </w:rPrChange>
          </w:rPr>
          <w:t xml:space="preserve"> </w:t>
        </w:r>
        <w:r w:rsidRPr="00391C09">
          <w:rPr>
            <w:color w:val="0000FF"/>
            <w:spacing w:val="-2"/>
            <w:w w:val="110"/>
            <w:rtl/>
            <w:rPrChange w:id="304" w:author="יוסי ירון" w:date="2026-03-16T15:09:00Z" w16du:dateUtc="2026-03-16T13:09:00Z">
              <w:rPr>
                <w:spacing w:val="-2"/>
                <w:w w:val="110"/>
                <w:rtl/>
              </w:rPr>
            </w:rPrChange>
          </w:rPr>
          <w:t>מידע</w:t>
        </w:r>
        <w:r w:rsidRPr="00391C09">
          <w:rPr>
            <w:color w:val="0000FF"/>
            <w:spacing w:val="-9"/>
            <w:w w:val="110"/>
            <w:rtl/>
            <w:rPrChange w:id="305" w:author="יוסי ירון" w:date="2026-03-16T15:09:00Z" w16du:dateUtc="2026-03-16T13:09:00Z">
              <w:rPr>
                <w:spacing w:val="-9"/>
                <w:w w:val="110"/>
                <w:rtl/>
              </w:rPr>
            </w:rPrChange>
          </w:rPr>
          <w:t xml:space="preserve"> </w:t>
        </w:r>
        <w:r w:rsidRPr="00391C09">
          <w:rPr>
            <w:color w:val="0000FF"/>
            <w:spacing w:val="-2"/>
            <w:w w:val="110"/>
            <w:rtl/>
            <w:rPrChange w:id="306" w:author="יוסי ירון" w:date="2026-03-16T15:09:00Z" w16du:dateUtc="2026-03-16T13:09:00Z">
              <w:rPr>
                <w:spacing w:val="-2"/>
                <w:w w:val="110"/>
                <w:rtl/>
              </w:rPr>
            </w:rPrChange>
          </w:rPr>
          <w:t>שהוא</w:t>
        </w:r>
        <w:r w:rsidRPr="00391C09">
          <w:rPr>
            <w:color w:val="0000FF"/>
            <w:spacing w:val="-11"/>
            <w:w w:val="110"/>
            <w:rtl/>
            <w:rPrChange w:id="307" w:author="יוסי ירון" w:date="2026-03-16T15:09:00Z" w16du:dateUtc="2026-03-16T13:09:00Z">
              <w:rPr>
                <w:spacing w:val="-11"/>
                <w:w w:val="110"/>
                <w:rtl/>
              </w:rPr>
            </w:rPrChange>
          </w:rPr>
          <w:t xml:space="preserve"> </w:t>
        </w:r>
        <w:r w:rsidRPr="00391C09">
          <w:rPr>
            <w:color w:val="0000FF"/>
            <w:spacing w:val="-2"/>
            <w:w w:val="110"/>
            <w:rtl/>
            <w:rPrChange w:id="308" w:author="יוסי ירון" w:date="2026-03-16T15:09:00Z" w16du:dateUtc="2026-03-16T13:09:00Z">
              <w:rPr>
                <w:spacing w:val="-2"/>
                <w:w w:val="110"/>
                <w:rtl/>
              </w:rPr>
            </w:rPrChange>
          </w:rPr>
          <w:t>אתר</w:t>
        </w:r>
        <w:r w:rsidRPr="00391C09">
          <w:rPr>
            <w:color w:val="0000FF"/>
            <w:spacing w:val="-10"/>
            <w:w w:val="110"/>
            <w:rtl/>
            <w:rPrChange w:id="309" w:author="יוסי ירון" w:date="2026-03-16T15:09:00Z" w16du:dateUtc="2026-03-16T13:09:00Z">
              <w:rPr>
                <w:spacing w:val="-10"/>
                <w:w w:val="110"/>
                <w:rtl/>
              </w:rPr>
            </w:rPrChange>
          </w:rPr>
          <w:t xml:space="preserve"> </w:t>
        </w:r>
        <w:r w:rsidRPr="00391C09">
          <w:rPr>
            <w:color w:val="0000FF"/>
            <w:spacing w:val="-2"/>
            <w:w w:val="110"/>
            <w:rtl/>
            <w:rPrChange w:id="310" w:author="יוסי ירון" w:date="2026-03-16T15:09:00Z" w16du:dateUtc="2026-03-16T13:09:00Z">
              <w:rPr>
                <w:spacing w:val="-2"/>
                <w:w w:val="110"/>
                <w:rtl/>
              </w:rPr>
            </w:rPrChange>
          </w:rPr>
          <w:t>(כגון</w:t>
        </w:r>
        <w:r w:rsidRPr="00391C09">
          <w:rPr>
            <w:color w:val="0000FF"/>
            <w:spacing w:val="-2"/>
            <w:w w:val="110"/>
            <w:rPrChange w:id="311" w:author="יוסי ירון" w:date="2026-03-16T15:09:00Z" w16du:dateUtc="2026-03-16T13:09:00Z">
              <w:rPr>
                <w:spacing w:val="-2"/>
                <w:w w:val="110"/>
              </w:rPr>
            </w:rPrChange>
          </w:rPr>
          <w:t>:</w:t>
        </w:r>
        <w:r w:rsidRPr="00391C09">
          <w:rPr>
            <w:color w:val="0000FF"/>
            <w:spacing w:val="-9"/>
            <w:w w:val="110"/>
            <w:rtl/>
            <w:rPrChange w:id="312" w:author="יוסי ירון" w:date="2026-03-16T15:09:00Z" w16du:dateUtc="2026-03-16T13:09:00Z">
              <w:rPr>
                <w:spacing w:val="-9"/>
                <w:w w:val="110"/>
                <w:rtl/>
              </w:rPr>
            </w:rPrChange>
          </w:rPr>
          <w:t xml:space="preserve"> </w:t>
        </w:r>
        <w:r w:rsidRPr="00391C09">
          <w:rPr>
            <w:color w:val="0000FF"/>
            <w:spacing w:val="-2"/>
            <w:w w:val="110"/>
            <w:rPrChange w:id="313" w:author="יוסי ירון" w:date="2026-03-16T15:09:00Z" w16du:dateUtc="2026-03-16T13:09:00Z">
              <w:rPr>
                <w:spacing w:val="-2"/>
                <w:w w:val="110"/>
              </w:rPr>
            </w:rPrChange>
          </w:rPr>
          <w:t>,</w:t>
        </w:r>
        <w:proofErr w:type="spellStart"/>
        <w:r w:rsidRPr="00391C09">
          <w:rPr>
            <w:color w:val="0000FF"/>
            <w:spacing w:val="-2"/>
            <w:w w:val="110"/>
            <w:rPrChange w:id="314" w:author="יוסי ירון" w:date="2026-03-16T15:09:00Z" w16du:dateUtc="2026-03-16T13:09:00Z">
              <w:rPr>
                <w:spacing w:val="-2"/>
                <w:w w:val="110"/>
              </w:rPr>
            </w:rPrChange>
          </w:rPr>
          <w:t>Github</w:t>
        </w:r>
        <w:proofErr w:type="spellEnd"/>
        <w:r w:rsidRPr="00391C09">
          <w:rPr>
            <w:color w:val="0000FF"/>
            <w:spacing w:val="40"/>
            <w:w w:val="110"/>
            <w:rtl/>
            <w:rPrChange w:id="315" w:author="יוסי ירון" w:date="2026-03-16T15:09:00Z" w16du:dateUtc="2026-03-16T13:09:00Z">
              <w:rPr>
                <w:spacing w:val="40"/>
                <w:w w:val="110"/>
                <w:rtl/>
              </w:rPr>
            </w:rPrChange>
          </w:rPr>
          <w:t xml:space="preserve"> </w:t>
        </w:r>
      </w:ins>
      <w:ins w:id="316" w:author="יוסי ירון" w:date="2026-03-16T15:09:00Z" w16du:dateUtc="2026-03-16T13:09:00Z">
        <w:r w:rsidRPr="00391C09">
          <w:rPr>
            <w:color w:val="0000FF"/>
            <w:spacing w:val="-2"/>
            <w:w w:val="110"/>
            <w:rPrChange w:id="317" w:author="יוסי ירון" w:date="2026-03-16T15:09:00Z" w16du:dateUtc="2026-03-16T13:09:00Z">
              <w:rPr>
                <w:spacing w:val="-2"/>
                <w:w w:val="110"/>
              </w:rPr>
            </w:rPrChange>
          </w:rPr>
          <w:t>(</w:t>
        </w:r>
      </w:ins>
      <w:proofErr w:type="spellStart"/>
      <w:ins w:id="318" w:author="יוסי ירון" w:date="2026-03-16T15:08:00Z" w16du:dateUtc="2026-03-16T13:08:00Z">
        <w:r w:rsidRPr="00391C09">
          <w:rPr>
            <w:color w:val="0000FF"/>
            <w:spacing w:val="-2"/>
            <w:w w:val="110"/>
            <w:rPrChange w:id="319" w:author="יוסי ירון" w:date="2026-03-16T15:09:00Z" w16du:dateUtc="2026-03-16T13:09:00Z">
              <w:rPr>
                <w:spacing w:val="-2"/>
                <w:w w:val="110"/>
              </w:rPr>
            </w:rPrChange>
          </w:rPr>
          <w:t>StackOverflow</w:t>
        </w:r>
        <w:proofErr w:type="spellEnd"/>
        <w:r w:rsidRPr="00391C09">
          <w:rPr>
            <w:color w:val="0000FF"/>
            <w:spacing w:val="-2"/>
            <w:w w:val="110"/>
            <w:rtl/>
            <w:rPrChange w:id="320" w:author="יוסי ירון" w:date="2026-03-16T15:09:00Z" w16du:dateUtc="2026-03-16T13:09:00Z">
              <w:rPr>
                <w:spacing w:val="-2"/>
                <w:w w:val="110"/>
                <w:rtl/>
              </w:rPr>
            </w:rPrChange>
          </w:rPr>
          <w:t xml:space="preserve"> </w:t>
        </w:r>
        <w:r w:rsidRPr="00391C09">
          <w:rPr>
            <w:color w:val="0000FF"/>
            <w:w w:val="110"/>
            <w:rtl/>
            <w:rPrChange w:id="321" w:author="יוסי ירון" w:date="2026-03-16T15:09:00Z" w16du:dateUtc="2026-03-16T13:09:00Z">
              <w:rPr>
                <w:w w:val="110"/>
                <w:rtl/>
              </w:rPr>
            </w:rPrChange>
          </w:rPr>
          <w:t>או</w:t>
        </w:r>
        <w:r w:rsidRPr="00391C09">
          <w:rPr>
            <w:color w:val="0000FF"/>
            <w:spacing w:val="-16"/>
            <w:w w:val="110"/>
            <w:rtl/>
            <w:rPrChange w:id="322" w:author="יוסי ירון" w:date="2026-03-16T15:09:00Z" w16du:dateUtc="2026-03-16T13:09:00Z">
              <w:rPr>
                <w:spacing w:val="-16"/>
                <w:w w:val="110"/>
                <w:rtl/>
              </w:rPr>
            </w:rPrChange>
          </w:rPr>
          <w:t xml:space="preserve"> </w:t>
        </w:r>
        <w:r w:rsidRPr="00391C09">
          <w:rPr>
            <w:color w:val="0000FF"/>
            <w:w w:val="110"/>
            <w:rtl/>
            <w:rPrChange w:id="323" w:author="יוסי ירון" w:date="2026-03-16T15:09:00Z" w16du:dateUtc="2026-03-16T13:09:00Z">
              <w:rPr>
                <w:w w:val="110"/>
                <w:rtl/>
              </w:rPr>
            </w:rPrChange>
          </w:rPr>
          <w:t>כל</w:t>
        </w:r>
        <w:r w:rsidRPr="00391C09">
          <w:rPr>
            <w:color w:val="0000FF"/>
            <w:spacing w:val="-15"/>
            <w:w w:val="110"/>
            <w:rtl/>
            <w:rPrChange w:id="324" w:author="יוסי ירון" w:date="2026-03-16T15:09:00Z" w16du:dateUtc="2026-03-16T13:09:00Z">
              <w:rPr>
                <w:spacing w:val="-15"/>
                <w:w w:val="110"/>
                <w:rtl/>
              </w:rPr>
            </w:rPrChange>
          </w:rPr>
          <w:t xml:space="preserve"> </w:t>
        </w:r>
        <w:r w:rsidRPr="00391C09">
          <w:rPr>
            <w:color w:val="0000FF"/>
            <w:w w:val="110"/>
            <w:rtl/>
            <w:rPrChange w:id="325" w:author="יוסי ירון" w:date="2026-03-16T15:09:00Z" w16du:dateUtc="2026-03-16T13:09:00Z">
              <w:rPr>
                <w:w w:val="110"/>
                <w:rtl/>
              </w:rPr>
            </w:rPrChange>
          </w:rPr>
          <w:t>מנוע</w:t>
        </w:r>
        <w:r w:rsidRPr="00391C09">
          <w:rPr>
            <w:color w:val="0000FF"/>
            <w:spacing w:val="-15"/>
            <w:w w:val="110"/>
            <w:rtl/>
            <w:rPrChange w:id="326" w:author="יוסי ירון" w:date="2026-03-16T15:09:00Z" w16du:dateUtc="2026-03-16T13:09:00Z">
              <w:rPr>
                <w:spacing w:val="-15"/>
                <w:w w:val="110"/>
                <w:rtl/>
              </w:rPr>
            </w:rPrChange>
          </w:rPr>
          <w:t xml:space="preserve"> </w:t>
        </w:r>
        <w:r w:rsidRPr="00391C09">
          <w:rPr>
            <w:color w:val="0000FF"/>
            <w:w w:val="110"/>
            <w:rtl/>
            <w:rPrChange w:id="327" w:author="יוסי ירון" w:date="2026-03-16T15:09:00Z" w16du:dateUtc="2026-03-16T13:09:00Z">
              <w:rPr>
                <w:w w:val="110"/>
                <w:rtl/>
              </w:rPr>
            </w:rPrChange>
          </w:rPr>
          <w:t>בינה</w:t>
        </w:r>
        <w:r w:rsidRPr="00391C09">
          <w:rPr>
            <w:color w:val="0000FF"/>
            <w:spacing w:val="-15"/>
            <w:w w:val="110"/>
            <w:rtl/>
            <w:rPrChange w:id="328" w:author="יוסי ירון" w:date="2026-03-16T15:09:00Z" w16du:dateUtc="2026-03-16T13:09:00Z">
              <w:rPr>
                <w:spacing w:val="-15"/>
                <w:w w:val="110"/>
                <w:rtl/>
              </w:rPr>
            </w:rPrChange>
          </w:rPr>
          <w:t xml:space="preserve"> </w:t>
        </w:r>
        <w:r w:rsidRPr="00391C09">
          <w:rPr>
            <w:color w:val="0000FF"/>
            <w:w w:val="110"/>
            <w:rtl/>
            <w:rPrChange w:id="329" w:author="יוסי ירון" w:date="2026-03-16T15:09:00Z" w16du:dateUtc="2026-03-16T13:09:00Z">
              <w:rPr>
                <w:w w:val="110"/>
                <w:rtl/>
              </w:rPr>
            </w:rPrChange>
          </w:rPr>
          <w:t>מלאכותית</w:t>
        </w:r>
        <w:r w:rsidRPr="00391C09">
          <w:rPr>
            <w:color w:val="0000FF"/>
            <w:w w:val="110"/>
            <w:rPrChange w:id="330" w:author="יוסי ירון" w:date="2026-03-16T15:09:00Z" w16du:dateUtc="2026-03-16T13:09:00Z">
              <w:rPr>
                <w:w w:val="110"/>
              </w:rPr>
            </w:rPrChange>
          </w:rPr>
          <w:t>-</w:t>
        </w:r>
        <w:r w:rsidRPr="00391C09">
          <w:rPr>
            <w:color w:val="0000FF"/>
            <w:spacing w:val="-15"/>
            <w:w w:val="110"/>
            <w:rtl/>
            <w:rPrChange w:id="331" w:author="יוסי ירון" w:date="2026-03-16T15:09:00Z" w16du:dateUtc="2026-03-16T13:09:00Z">
              <w:rPr>
                <w:spacing w:val="-15"/>
                <w:w w:val="110"/>
                <w:rtl/>
              </w:rPr>
            </w:rPrChange>
          </w:rPr>
          <w:t xml:space="preserve"> </w:t>
        </w:r>
        <w:r w:rsidRPr="00391C09">
          <w:rPr>
            <w:color w:val="0000FF"/>
            <w:w w:val="110"/>
            <w:rtl/>
            <w:rPrChange w:id="332" w:author="יוסי ירון" w:date="2026-03-16T15:09:00Z" w16du:dateUtc="2026-03-16T13:09:00Z">
              <w:rPr>
                <w:w w:val="110"/>
                <w:rtl/>
              </w:rPr>
            </w:rPrChange>
          </w:rPr>
          <w:t>יש</w:t>
        </w:r>
        <w:r w:rsidRPr="00391C09">
          <w:rPr>
            <w:color w:val="0000FF"/>
            <w:spacing w:val="-15"/>
            <w:w w:val="110"/>
            <w:rtl/>
            <w:rPrChange w:id="333" w:author="יוסי ירון" w:date="2026-03-16T15:09:00Z" w16du:dateUtc="2026-03-16T13:09:00Z">
              <w:rPr>
                <w:spacing w:val="-15"/>
                <w:w w:val="110"/>
                <w:rtl/>
              </w:rPr>
            </w:rPrChange>
          </w:rPr>
          <w:t xml:space="preserve"> </w:t>
        </w:r>
        <w:r w:rsidRPr="00391C09">
          <w:rPr>
            <w:color w:val="0000FF"/>
            <w:w w:val="110"/>
            <w:rtl/>
            <w:rPrChange w:id="334" w:author="יוסי ירון" w:date="2026-03-16T15:09:00Z" w16du:dateUtc="2026-03-16T13:09:00Z">
              <w:rPr>
                <w:w w:val="110"/>
                <w:rtl/>
              </w:rPr>
            </w:rPrChange>
          </w:rPr>
          <w:t>לצרף</w:t>
        </w:r>
        <w:r w:rsidRPr="00391C09">
          <w:rPr>
            <w:color w:val="0000FF"/>
            <w:spacing w:val="-15"/>
            <w:w w:val="110"/>
            <w:rtl/>
            <w:rPrChange w:id="335" w:author="יוסי ירון" w:date="2026-03-16T15:09:00Z" w16du:dateUtc="2026-03-16T13:09:00Z">
              <w:rPr>
                <w:spacing w:val="-15"/>
                <w:w w:val="110"/>
                <w:rtl/>
              </w:rPr>
            </w:rPrChange>
          </w:rPr>
          <w:t xml:space="preserve"> </w:t>
        </w:r>
        <w:r w:rsidRPr="00391C09">
          <w:rPr>
            <w:color w:val="0000FF"/>
            <w:w w:val="110"/>
            <w:rtl/>
            <w:rPrChange w:id="336" w:author="יוסי ירון" w:date="2026-03-16T15:09:00Z" w16du:dateUtc="2026-03-16T13:09:00Z">
              <w:rPr>
                <w:w w:val="110"/>
                <w:rtl/>
              </w:rPr>
            </w:rPrChange>
          </w:rPr>
          <w:t>בביליוגרפיה</w:t>
        </w:r>
        <w:r w:rsidRPr="00391C09">
          <w:rPr>
            <w:b/>
            <w:bCs/>
            <w:color w:val="0000FF"/>
            <w:spacing w:val="-15"/>
            <w:w w:val="110"/>
            <w:rtl/>
            <w:rPrChange w:id="337" w:author="יוסי ירון" w:date="2026-03-16T15:09:00Z" w16du:dateUtc="2026-03-16T13:09:00Z">
              <w:rPr>
                <w:b/>
                <w:bCs/>
                <w:spacing w:val="-15"/>
                <w:w w:val="110"/>
                <w:rtl/>
              </w:rPr>
            </w:rPrChange>
          </w:rPr>
          <w:t xml:space="preserve"> </w:t>
        </w:r>
        <w:r w:rsidRPr="00391C09">
          <w:rPr>
            <w:b/>
            <w:bCs/>
            <w:color w:val="0000FF"/>
            <w:w w:val="110"/>
            <w:u w:val="single"/>
            <w:rtl/>
            <w:rPrChange w:id="338" w:author="יוסי ירון" w:date="2026-03-16T15:09:00Z" w16du:dateUtc="2026-03-16T13:09:00Z">
              <w:rPr>
                <w:b/>
                <w:bCs/>
                <w:w w:val="110"/>
                <w:u w:val="single"/>
                <w:rtl/>
              </w:rPr>
            </w:rPrChange>
          </w:rPr>
          <w:t>קישור</w:t>
        </w:r>
        <w:r w:rsidRPr="00391C09">
          <w:rPr>
            <w:b/>
            <w:bCs/>
            <w:color w:val="0000FF"/>
            <w:spacing w:val="-16"/>
            <w:w w:val="110"/>
            <w:u w:val="single"/>
            <w:rtl/>
            <w:rPrChange w:id="339" w:author="יוסי ירון" w:date="2026-03-16T15:09:00Z" w16du:dateUtc="2026-03-16T13:09:00Z">
              <w:rPr>
                <w:b/>
                <w:bCs/>
                <w:spacing w:val="-16"/>
                <w:w w:val="110"/>
                <w:u w:val="single"/>
                <w:rtl/>
              </w:rPr>
            </w:rPrChange>
          </w:rPr>
          <w:t xml:space="preserve"> </w:t>
        </w:r>
        <w:r w:rsidRPr="00391C09">
          <w:rPr>
            <w:b/>
            <w:bCs/>
            <w:color w:val="0000FF"/>
            <w:w w:val="110"/>
            <w:u w:val="single"/>
            <w:rtl/>
            <w:rPrChange w:id="340" w:author="יוסי ירון" w:date="2026-03-16T15:09:00Z" w16du:dateUtc="2026-03-16T13:09:00Z">
              <w:rPr>
                <w:b/>
                <w:bCs/>
                <w:w w:val="110"/>
                <w:u w:val="single"/>
                <w:rtl/>
              </w:rPr>
            </w:rPrChange>
          </w:rPr>
          <w:t>ציבורי</w:t>
        </w:r>
        <w:r w:rsidRPr="00391C09">
          <w:rPr>
            <w:b/>
            <w:bCs/>
            <w:color w:val="0000FF"/>
            <w:spacing w:val="-15"/>
            <w:w w:val="110"/>
            <w:u w:val="single"/>
            <w:rtl/>
            <w:rPrChange w:id="341" w:author="יוסי ירון" w:date="2026-03-16T15:09:00Z" w16du:dateUtc="2026-03-16T13:09:00Z">
              <w:rPr>
                <w:b/>
                <w:bCs/>
                <w:spacing w:val="-15"/>
                <w:w w:val="110"/>
                <w:u w:val="single"/>
                <w:rtl/>
              </w:rPr>
            </w:rPrChange>
          </w:rPr>
          <w:t xml:space="preserve"> </w:t>
        </w:r>
        <w:r w:rsidRPr="00391C09">
          <w:rPr>
            <w:b/>
            <w:bCs/>
            <w:color w:val="0000FF"/>
            <w:w w:val="110"/>
            <w:u w:val="single"/>
            <w:rtl/>
            <w:rPrChange w:id="342" w:author="יוסי ירון" w:date="2026-03-16T15:09:00Z" w16du:dateUtc="2026-03-16T13:09:00Z">
              <w:rPr>
                <w:b/>
                <w:bCs/>
                <w:w w:val="110"/>
                <w:u w:val="single"/>
                <w:rtl/>
              </w:rPr>
            </w:rPrChange>
          </w:rPr>
          <w:t>פעיל</w:t>
        </w:r>
        <w:r w:rsidRPr="00391C09">
          <w:rPr>
            <w:color w:val="0000FF"/>
            <w:w w:val="110"/>
            <w:rPrChange w:id="343" w:author="יוסי ירון" w:date="2026-03-16T15:09:00Z" w16du:dateUtc="2026-03-16T13:09:00Z">
              <w:rPr>
                <w:w w:val="110"/>
              </w:rPr>
            </w:rPrChange>
          </w:rPr>
          <w:t>.</w:t>
        </w:r>
        <w:r w:rsidRPr="00391C09">
          <w:rPr>
            <w:color w:val="0000FF"/>
            <w:spacing w:val="-15"/>
            <w:w w:val="110"/>
            <w:rtl/>
            <w:rPrChange w:id="344" w:author="יוסי ירון" w:date="2026-03-16T15:09:00Z" w16du:dateUtc="2026-03-16T13:09:00Z">
              <w:rPr>
                <w:spacing w:val="-15"/>
                <w:w w:val="110"/>
                <w:rtl/>
              </w:rPr>
            </w:rPrChange>
          </w:rPr>
          <w:t xml:space="preserve"> </w:t>
        </w:r>
        <w:r w:rsidRPr="00391C09">
          <w:rPr>
            <w:color w:val="0000FF"/>
            <w:w w:val="110"/>
            <w:rtl/>
            <w:rPrChange w:id="345" w:author="יוסי ירון" w:date="2026-03-16T15:09:00Z" w16du:dateUtc="2026-03-16T13:09:00Z">
              <w:rPr>
                <w:w w:val="110"/>
                <w:rtl/>
              </w:rPr>
            </w:rPrChange>
          </w:rPr>
          <w:t>בנוסף</w:t>
        </w:r>
        <w:r w:rsidRPr="00391C09">
          <w:rPr>
            <w:color w:val="0000FF"/>
            <w:w w:val="110"/>
            <w:rPrChange w:id="346" w:author="יוסי ירון" w:date="2026-03-16T15:09:00Z" w16du:dateUtc="2026-03-16T13:09:00Z">
              <w:rPr>
                <w:w w:val="110"/>
              </w:rPr>
            </w:rPrChange>
          </w:rPr>
          <w:t>,</w:t>
        </w:r>
        <w:r w:rsidRPr="00391C09">
          <w:rPr>
            <w:color w:val="0000FF"/>
            <w:spacing w:val="-15"/>
            <w:w w:val="110"/>
            <w:rtl/>
            <w:rPrChange w:id="347" w:author="יוסי ירון" w:date="2026-03-16T15:09:00Z" w16du:dateUtc="2026-03-16T13:09:00Z">
              <w:rPr>
                <w:spacing w:val="-15"/>
                <w:w w:val="110"/>
                <w:rtl/>
              </w:rPr>
            </w:rPrChange>
          </w:rPr>
          <w:t xml:space="preserve"> </w:t>
        </w:r>
        <w:r w:rsidRPr="00391C09">
          <w:rPr>
            <w:color w:val="0000FF"/>
            <w:w w:val="110"/>
            <w:rtl/>
            <w:rPrChange w:id="348" w:author="יוסי ירון" w:date="2026-03-16T15:09:00Z" w16du:dateUtc="2026-03-16T13:09:00Z">
              <w:rPr>
                <w:w w:val="110"/>
                <w:rtl/>
              </w:rPr>
            </w:rPrChange>
          </w:rPr>
          <w:t>יש</w:t>
        </w:r>
        <w:r w:rsidRPr="00391C09">
          <w:rPr>
            <w:color w:val="0000FF"/>
            <w:spacing w:val="-15"/>
            <w:w w:val="110"/>
            <w:rtl/>
            <w:rPrChange w:id="349" w:author="יוסי ירון" w:date="2026-03-16T15:09:00Z" w16du:dateUtc="2026-03-16T13:09:00Z">
              <w:rPr>
                <w:spacing w:val="-15"/>
                <w:w w:val="110"/>
                <w:rtl/>
              </w:rPr>
            </w:rPrChange>
          </w:rPr>
          <w:t xml:space="preserve"> </w:t>
        </w:r>
        <w:r w:rsidRPr="00391C09">
          <w:rPr>
            <w:color w:val="0000FF"/>
            <w:w w:val="110"/>
            <w:rtl/>
            <w:rPrChange w:id="350" w:author="יוסי ירון" w:date="2026-03-16T15:09:00Z" w16du:dateUtc="2026-03-16T13:09:00Z">
              <w:rPr>
                <w:w w:val="110"/>
                <w:rtl/>
              </w:rPr>
            </w:rPrChange>
          </w:rPr>
          <w:t>לציין</w:t>
        </w:r>
        <w:r w:rsidRPr="00391C09">
          <w:rPr>
            <w:color w:val="0000FF"/>
            <w:spacing w:val="-15"/>
            <w:w w:val="110"/>
            <w:rtl/>
            <w:rPrChange w:id="351" w:author="יוסי ירון" w:date="2026-03-16T15:09:00Z" w16du:dateUtc="2026-03-16T13:09:00Z">
              <w:rPr>
                <w:spacing w:val="-15"/>
                <w:w w:val="110"/>
                <w:rtl/>
              </w:rPr>
            </w:rPrChange>
          </w:rPr>
          <w:t xml:space="preserve"> </w:t>
        </w:r>
        <w:r w:rsidRPr="00391C09">
          <w:rPr>
            <w:color w:val="0000FF"/>
            <w:w w:val="110"/>
            <w:rtl/>
            <w:rPrChange w:id="352" w:author="יוסי ירון" w:date="2026-03-16T15:09:00Z" w16du:dateUtc="2026-03-16T13:09:00Z">
              <w:rPr>
                <w:w w:val="110"/>
                <w:rtl/>
              </w:rPr>
            </w:rPrChange>
          </w:rPr>
          <w:t>את</w:t>
        </w:r>
        <w:r w:rsidRPr="00391C09">
          <w:rPr>
            <w:color w:val="0000FF"/>
            <w:spacing w:val="-15"/>
            <w:w w:val="110"/>
            <w:rtl/>
            <w:rPrChange w:id="353" w:author="יוסי ירון" w:date="2026-03-16T15:09:00Z" w16du:dateUtc="2026-03-16T13:09:00Z">
              <w:rPr>
                <w:spacing w:val="-15"/>
                <w:w w:val="110"/>
                <w:rtl/>
              </w:rPr>
            </w:rPrChange>
          </w:rPr>
          <w:t xml:space="preserve"> </w:t>
        </w:r>
        <w:r w:rsidRPr="00391C09">
          <w:rPr>
            <w:color w:val="0000FF"/>
            <w:w w:val="110"/>
            <w:rtl/>
            <w:rPrChange w:id="354" w:author="יוסי ירון" w:date="2026-03-16T15:09:00Z" w16du:dateUtc="2026-03-16T13:09:00Z">
              <w:rPr>
                <w:w w:val="110"/>
                <w:rtl/>
              </w:rPr>
            </w:rPrChange>
          </w:rPr>
          <w:t>המספר</w:t>
        </w:r>
        <w:r w:rsidRPr="00391C09">
          <w:rPr>
            <w:color w:val="0000FF"/>
            <w:spacing w:val="-15"/>
            <w:w w:val="110"/>
            <w:rtl/>
            <w:rPrChange w:id="355" w:author="יוסי ירון" w:date="2026-03-16T15:09:00Z" w16du:dateUtc="2026-03-16T13:09:00Z">
              <w:rPr>
                <w:spacing w:val="-15"/>
                <w:w w:val="110"/>
                <w:rtl/>
              </w:rPr>
            </w:rPrChange>
          </w:rPr>
          <w:t xml:space="preserve"> </w:t>
        </w:r>
        <w:r w:rsidRPr="00391C09">
          <w:rPr>
            <w:color w:val="0000FF"/>
            <w:w w:val="110"/>
            <w:rtl/>
            <w:rPrChange w:id="356" w:author="יוסי ירון" w:date="2026-03-16T15:09:00Z" w16du:dateUtc="2026-03-16T13:09:00Z">
              <w:rPr>
                <w:w w:val="110"/>
                <w:rtl/>
              </w:rPr>
            </w:rPrChange>
          </w:rPr>
          <w:t>של</w:t>
        </w:r>
        <w:r w:rsidRPr="00391C09">
          <w:rPr>
            <w:color w:val="0000FF"/>
            <w:spacing w:val="-16"/>
            <w:w w:val="110"/>
            <w:rtl/>
            <w:rPrChange w:id="357" w:author="יוסי ירון" w:date="2026-03-16T15:09:00Z" w16du:dateUtc="2026-03-16T13:09:00Z">
              <w:rPr>
                <w:spacing w:val="-16"/>
                <w:w w:val="110"/>
                <w:rtl/>
              </w:rPr>
            </w:rPrChange>
          </w:rPr>
          <w:t xml:space="preserve"> </w:t>
        </w:r>
        <w:r w:rsidRPr="00391C09">
          <w:rPr>
            <w:color w:val="0000FF"/>
            <w:w w:val="110"/>
            <w:rtl/>
            <w:rPrChange w:id="358" w:author="יוסי ירון" w:date="2026-03-16T15:09:00Z" w16du:dateUtc="2026-03-16T13:09:00Z">
              <w:rPr>
                <w:w w:val="110"/>
                <w:rtl/>
              </w:rPr>
            </w:rPrChange>
          </w:rPr>
          <w:t xml:space="preserve">המקור בתיעוד הקוד עצמו </w:t>
        </w:r>
        <w:r w:rsidRPr="00391C09">
          <w:rPr>
            <w:color w:val="0000FF"/>
            <w:w w:val="110"/>
            <w:rPrChange w:id="359" w:author="יוסי ירון" w:date="2026-03-16T15:09:00Z" w16du:dateUtc="2026-03-16T13:09:00Z">
              <w:rPr>
                <w:w w:val="110"/>
              </w:rPr>
            </w:rPrChange>
          </w:rPr>
          <w:t>.Javadoc</w:t>
        </w:r>
      </w:ins>
    </w:p>
    <w:p w14:paraId="74841FFD" w14:textId="77777777" w:rsidR="00391C09" w:rsidRPr="00391C09" w:rsidRDefault="00391C09">
      <w:pPr>
        <w:rPr>
          <w:ins w:id="360" w:author="יוסי ירון" w:date="2026-03-16T15:08:00Z" w16du:dateUtc="2026-03-16T13:08:00Z"/>
          <w:color w:val="0000FF"/>
          <w:rPrChange w:id="361" w:author="יוסי ירון" w:date="2026-03-16T15:09:00Z" w16du:dateUtc="2026-03-16T13:09:00Z">
            <w:rPr>
              <w:ins w:id="362" w:author="יוסי ירון" w:date="2026-03-16T15:08:00Z" w16du:dateUtc="2026-03-16T13:08:00Z"/>
            </w:rPr>
          </w:rPrChange>
        </w:rPr>
        <w:pPrChange w:id="363" w:author="יוסי ירון" w:date="2026-03-16T15:08:00Z" w16du:dateUtc="2026-03-16T13:08:00Z">
          <w:pPr>
            <w:pStyle w:val="BodyText"/>
            <w:bidi/>
            <w:spacing w:before="164" w:line="220" w:lineRule="auto"/>
            <w:ind w:left="16" w:right="424" w:firstLine="2"/>
            <w:jc w:val="left"/>
          </w:pPr>
        </w:pPrChange>
      </w:pPr>
      <w:ins w:id="364" w:author="יוסי ירון" w:date="2026-03-16T15:08:00Z" w16du:dateUtc="2026-03-16T13:08:00Z">
        <w:r w:rsidRPr="00391C09">
          <w:rPr>
            <w:color w:val="0000FF"/>
            <w:w w:val="110"/>
            <w:rtl/>
            <w:rPrChange w:id="365" w:author="יוסי ירון" w:date="2026-03-16T15:09:00Z" w16du:dateUtc="2026-03-16T13:09:00Z">
              <w:rPr>
                <w:w w:val="110"/>
                <w:rtl/>
              </w:rPr>
            </w:rPrChange>
          </w:rPr>
          <w:t>אם</w:t>
        </w:r>
        <w:r w:rsidRPr="00391C09">
          <w:rPr>
            <w:color w:val="0000FF"/>
            <w:spacing w:val="-15"/>
            <w:w w:val="110"/>
            <w:rtl/>
            <w:rPrChange w:id="366" w:author="יוסי ירון" w:date="2026-03-16T15:09:00Z" w16du:dateUtc="2026-03-16T13:09:00Z">
              <w:rPr>
                <w:spacing w:val="-15"/>
                <w:w w:val="110"/>
                <w:rtl/>
              </w:rPr>
            </w:rPrChange>
          </w:rPr>
          <w:t xml:space="preserve"> </w:t>
        </w:r>
        <w:r w:rsidRPr="00391C09">
          <w:rPr>
            <w:color w:val="0000FF"/>
            <w:w w:val="110"/>
            <w:rtl/>
            <w:rPrChange w:id="367" w:author="יוסי ירון" w:date="2026-03-16T15:09:00Z" w16du:dateUtc="2026-03-16T13:09:00Z">
              <w:rPr>
                <w:w w:val="110"/>
                <w:rtl/>
              </w:rPr>
            </w:rPrChange>
          </w:rPr>
          <w:t>במהלך</w:t>
        </w:r>
        <w:r w:rsidRPr="00391C09">
          <w:rPr>
            <w:color w:val="0000FF"/>
            <w:spacing w:val="-14"/>
            <w:w w:val="110"/>
            <w:rtl/>
            <w:rPrChange w:id="368" w:author="יוסי ירון" w:date="2026-03-16T15:09:00Z" w16du:dateUtc="2026-03-16T13:09:00Z">
              <w:rPr>
                <w:spacing w:val="-14"/>
                <w:w w:val="110"/>
                <w:rtl/>
              </w:rPr>
            </w:rPrChange>
          </w:rPr>
          <w:t xml:space="preserve"> </w:t>
        </w:r>
        <w:r w:rsidRPr="00391C09">
          <w:rPr>
            <w:color w:val="0000FF"/>
            <w:w w:val="110"/>
            <w:rtl/>
            <w:rPrChange w:id="369" w:author="יוסי ירון" w:date="2026-03-16T15:09:00Z" w16du:dateUtc="2026-03-16T13:09:00Z">
              <w:rPr>
                <w:w w:val="110"/>
                <w:rtl/>
              </w:rPr>
            </w:rPrChange>
          </w:rPr>
          <w:t>התכנות</w:t>
        </w:r>
        <w:r w:rsidRPr="00391C09">
          <w:rPr>
            <w:color w:val="0000FF"/>
            <w:spacing w:val="-14"/>
            <w:w w:val="110"/>
            <w:rtl/>
            <w:rPrChange w:id="370" w:author="יוסי ירון" w:date="2026-03-16T15:09:00Z" w16du:dateUtc="2026-03-16T13:09:00Z">
              <w:rPr>
                <w:spacing w:val="-14"/>
                <w:w w:val="110"/>
                <w:rtl/>
              </w:rPr>
            </w:rPrChange>
          </w:rPr>
          <w:t xml:space="preserve"> </w:t>
        </w:r>
        <w:r w:rsidRPr="00391C09">
          <w:rPr>
            <w:color w:val="0000FF"/>
            <w:w w:val="110"/>
            <w:rtl/>
            <w:rPrChange w:id="371" w:author="יוסי ירון" w:date="2026-03-16T15:09:00Z" w16du:dateUtc="2026-03-16T13:09:00Z">
              <w:rPr>
                <w:w w:val="110"/>
                <w:rtl/>
              </w:rPr>
            </w:rPrChange>
          </w:rPr>
          <w:t>התייעץ</w:t>
        </w:r>
        <w:r w:rsidRPr="00391C09">
          <w:rPr>
            <w:color w:val="0000FF"/>
            <w:spacing w:val="-15"/>
            <w:w w:val="110"/>
            <w:rtl/>
            <w:rPrChange w:id="372" w:author="יוסי ירון" w:date="2026-03-16T15:09:00Z" w16du:dateUtc="2026-03-16T13:09:00Z">
              <w:rPr>
                <w:spacing w:val="-15"/>
                <w:w w:val="110"/>
                <w:rtl/>
              </w:rPr>
            </w:rPrChange>
          </w:rPr>
          <w:t xml:space="preserve"> </w:t>
        </w:r>
        <w:r w:rsidRPr="00391C09">
          <w:rPr>
            <w:color w:val="0000FF"/>
            <w:w w:val="110"/>
            <w:rtl/>
            <w:rPrChange w:id="373" w:author="יוסי ירון" w:date="2026-03-16T15:09:00Z" w16du:dateUtc="2026-03-16T13:09:00Z">
              <w:rPr>
                <w:w w:val="110"/>
                <w:rtl/>
              </w:rPr>
            </w:rPrChange>
          </w:rPr>
          <w:t>התלמיד</w:t>
        </w:r>
        <w:r w:rsidRPr="00391C09">
          <w:rPr>
            <w:color w:val="0000FF"/>
            <w:spacing w:val="-13"/>
            <w:w w:val="110"/>
            <w:rtl/>
            <w:rPrChange w:id="374" w:author="יוסי ירון" w:date="2026-03-16T15:09:00Z" w16du:dateUtc="2026-03-16T13:09:00Z">
              <w:rPr>
                <w:spacing w:val="-13"/>
                <w:w w:val="110"/>
                <w:rtl/>
              </w:rPr>
            </w:rPrChange>
          </w:rPr>
          <w:t xml:space="preserve"> </w:t>
        </w:r>
        <w:r w:rsidRPr="00391C09">
          <w:rPr>
            <w:color w:val="0000FF"/>
            <w:w w:val="110"/>
            <w:rtl/>
            <w:rPrChange w:id="375" w:author="יוסי ירון" w:date="2026-03-16T15:09:00Z" w16du:dateUtc="2026-03-16T13:09:00Z">
              <w:rPr>
                <w:w w:val="110"/>
                <w:rtl/>
              </w:rPr>
            </w:rPrChange>
          </w:rPr>
          <w:t>עם</w:t>
        </w:r>
        <w:r w:rsidRPr="00391C09">
          <w:rPr>
            <w:color w:val="0000FF"/>
            <w:spacing w:val="-16"/>
            <w:w w:val="110"/>
            <w:rtl/>
            <w:rPrChange w:id="376" w:author="יוסי ירון" w:date="2026-03-16T15:09:00Z" w16du:dateUtc="2026-03-16T13:09:00Z">
              <w:rPr>
                <w:spacing w:val="-16"/>
                <w:w w:val="110"/>
                <w:rtl/>
              </w:rPr>
            </w:rPrChange>
          </w:rPr>
          <w:t xml:space="preserve"> </w:t>
        </w:r>
        <w:r w:rsidRPr="00391C09">
          <w:rPr>
            <w:color w:val="0000FF"/>
            <w:w w:val="110"/>
            <w:rtl/>
            <w:rPrChange w:id="377" w:author="יוסי ירון" w:date="2026-03-16T15:09:00Z" w16du:dateUtc="2026-03-16T13:09:00Z">
              <w:rPr>
                <w:w w:val="110"/>
                <w:rtl/>
              </w:rPr>
            </w:rPrChange>
          </w:rPr>
          <w:t>מנוע</w:t>
        </w:r>
        <w:r w:rsidRPr="00391C09">
          <w:rPr>
            <w:color w:val="0000FF"/>
            <w:spacing w:val="-15"/>
            <w:w w:val="110"/>
            <w:rtl/>
            <w:rPrChange w:id="378" w:author="יוסי ירון" w:date="2026-03-16T15:09:00Z" w16du:dateUtc="2026-03-16T13:09:00Z">
              <w:rPr>
                <w:spacing w:val="-15"/>
                <w:w w:val="110"/>
                <w:rtl/>
              </w:rPr>
            </w:rPrChange>
          </w:rPr>
          <w:t xml:space="preserve"> </w:t>
        </w:r>
        <w:r w:rsidRPr="00391C09">
          <w:rPr>
            <w:color w:val="0000FF"/>
            <w:w w:val="110"/>
            <w:rtl/>
            <w:rPrChange w:id="379" w:author="יוסי ירון" w:date="2026-03-16T15:09:00Z" w16du:dateUtc="2026-03-16T13:09:00Z">
              <w:rPr>
                <w:w w:val="110"/>
                <w:rtl/>
              </w:rPr>
            </w:rPrChange>
          </w:rPr>
          <w:t>בינה</w:t>
        </w:r>
        <w:r w:rsidRPr="00391C09">
          <w:rPr>
            <w:color w:val="0000FF"/>
            <w:spacing w:val="-15"/>
            <w:w w:val="110"/>
            <w:rtl/>
            <w:rPrChange w:id="380" w:author="יוסי ירון" w:date="2026-03-16T15:09:00Z" w16du:dateUtc="2026-03-16T13:09:00Z">
              <w:rPr>
                <w:spacing w:val="-15"/>
                <w:w w:val="110"/>
                <w:rtl/>
              </w:rPr>
            </w:rPrChange>
          </w:rPr>
          <w:t xml:space="preserve"> </w:t>
        </w:r>
        <w:r w:rsidRPr="00391C09">
          <w:rPr>
            <w:color w:val="0000FF"/>
            <w:w w:val="110"/>
            <w:rtl/>
            <w:rPrChange w:id="381" w:author="יוסי ירון" w:date="2026-03-16T15:09:00Z" w16du:dateUtc="2026-03-16T13:09:00Z">
              <w:rPr>
                <w:w w:val="110"/>
                <w:rtl/>
              </w:rPr>
            </w:rPrChange>
          </w:rPr>
          <w:t>מלאכותית</w:t>
        </w:r>
        <w:r w:rsidRPr="00391C09">
          <w:rPr>
            <w:color w:val="0000FF"/>
            <w:spacing w:val="-15"/>
            <w:w w:val="110"/>
            <w:rtl/>
            <w:rPrChange w:id="382" w:author="יוסי ירון" w:date="2026-03-16T15:09:00Z" w16du:dateUtc="2026-03-16T13:09:00Z">
              <w:rPr>
                <w:spacing w:val="-15"/>
                <w:w w:val="110"/>
                <w:rtl/>
              </w:rPr>
            </w:rPrChange>
          </w:rPr>
          <w:t xml:space="preserve"> </w:t>
        </w:r>
        <w:r w:rsidRPr="00391C09">
          <w:rPr>
            <w:color w:val="0000FF"/>
            <w:w w:val="110"/>
            <w:rtl/>
            <w:rPrChange w:id="383" w:author="יוסי ירון" w:date="2026-03-16T15:09:00Z" w16du:dateUtc="2026-03-16T13:09:00Z">
              <w:rPr>
                <w:w w:val="110"/>
                <w:rtl/>
              </w:rPr>
            </w:rPrChange>
          </w:rPr>
          <w:t>בנוגע</w:t>
        </w:r>
        <w:r w:rsidRPr="00391C09">
          <w:rPr>
            <w:color w:val="0000FF"/>
            <w:spacing w:val="-14"/>
            <w:w w:val="110"/>
            <w:rtl/>
            <w:rPrChange w:id="384" w:author="יוסי ירון" w:date="2026-03-16T15:09:00Z" w16du:dateUtc="2026-03-16T13:09:00Z">
              <w:rPr>
                <w:spacing w:val="-14"/>
                <w:w w:val="110"/>
                <w:rtl/>
              </w:rPr>
            </w:rPrChange>
          </w:rPr>
          <w:t xml:space="preserve"> </w:t>
        </w:r>
        <w:r w:rsidRPr="00391C09">
          <w:rPr>
            <w:color w:val="0000FF"/>
            <w:w w:val="110"/>
            <w:rtl/>
            <w:rPrChange w:id="385" w:author="יוסי ירון" w:date="2026-03-16T15:09:00Z" w16du:dateUtc="2026-03-16T13:09:00Z">
              <w:rPr>
                <w:w w:val="110"/>
                <w:rtl/>
              </w:rPr>
            </w:rPrChange>
          </w:rPr>
          <w:t>לבעיה</w:t>
        </w:r>
        <w:r w:rsidRPr="00391C09">
          <w:rPr>
            <w:color w:val="0000FF"/>
            <w:spacing w:val="-14"/>
            <w:w w:val="110"/>
            <w:rtl/>
            <w:rPrChange w:id="386" w:author="יוסי ירון" w:date="2026-03-16T15:09:00Z" w16du:dateUtc="2026-03-16T13:09:00Z">
              <w:rPr>
                <w:spacing w:val="-14"/>
                <w:w w:val="110"/>
                <w:rtl/>
              </w:rPr>
            </w:rPrChange>
          </w:rPr>
          <w:t xml:space="preserve"> </w:t>
        </w:r>
      </w:ins>
      <w:ins w:id="387" w:author="יוסי ירון" w:date="2026-03-16T15:09:00Z" w16du:dateUtc="2026-03-16T13:09:00Z">
        <w:r w:rsidRPr="00391C09">
          <w:rPr>
            <w:color w:val="0000FF"/>
            <w:w w:val="110"/>
            <w:rPrChange w:id="388" w:author="יוסי ירון" w:date="2026-03-16T15:09:00Z" w16du:dateUtc="2026-03-16T13:09:00Z">
              <w:rPr>
                <w:w w:val="110"/>
              </w:rPr>
            </w:rPrChange>
          </w:rPr>
          <w:t>)</w:t>
        </w:r>
      </w:ins>
      <w:ins w:id="389" w:author="יוסי ירון" w:date="2026-03-16T15:08:00Z" w16du:dateUtc="2026-03-16T13:08:00Z">
        <w:r w:rsidRPr="00391C09">
          <w:rPr>
            <w:color w:val="0000FF"/>
            <w:w w:val="110"/>
            <w:rtl/>
            <w:rPrChange w:id="390" w:author="יוסי ירון" w:date="2026-03-16T15:09:00Z" w16du:dateUtc="2026-03-16T13:09:00Z">
              <w:rPr>
                <w:w w:val="110"/>
                <w:rtl/>
              </w:rPr>
            </w:rPrChange>
          </w:rPr>
          <w:t>לא</w:t>
        </w:r>
        <w:r w:rsidRPr="00391C09">
          <w:rPr>
            <w:color w:val="0000FF"/>
            <w:spacing w:val="-14"/>
            <w:w w:val="110"/>
            <w:rtl/>
            <w:rPrChange w:id="391" w:author="יוסי ירון" w:date="2026-03-16T15:09:00Z" w16du:dateUtc="2026-03-16T13:09:00Z">
              <w:rPr>
                <w:spacing w:val="-14"/>
                <w:w w:val="110"/>
                <w:rtl/>
              </w:rPr>
            </w:rPrChange>
          </w:rPr>
          <w:t xml:space="preserve"> </w:t>
        </w:r>
        <w:r w:rsidRPr="00391C09">
          <w:rPr>
            <w:color w:val="0000FF"/>
            <w:w w:val="110"/>
            <w:rtl/>
            <w:rPrChange w:id="392" w:author="יוסי ירון" w:date="2026-03-16T15:09:00Z" w16du:dateUtc="2026-03-16T13:09:00Z">
              <w:rPr>
                <w:w w:val="110"/>
                <w:rtl/>
              </w:rPr>
            </w:rPrChange>
          </w:rPr>
          <w:t>ייבא</w:t>
        </w:r>
        <w:r w:rsidRPr="00391C09">
          <w:rPr>
            <w:color w:val="0000FF"/>
            <w:spacing w:val="-16"/>
            <w:w w:val="110"/>
            <w:rtl/>
            <w:rPrChange w:id="393" w:author="יוסי ירון" w:date="2026-03-16T15:09:00Z" w16du:dateUtc="2026-03-16T13:09:00Z">
              <w:rPr>
                <w:spacing w:val="-16"/>
                <w:w w:val="110"/>
                <w:rtl/>
              </w:rPr>
            </w:rPrChange>
          </w:rPr>
          <w:t xml:space="preserve"> </w:t>
        </w:r>
        <w:r w:rsidRPr="00391C09">
          <w:rPr>
            <w:color w:val="0000FF"/>
            <w:w w:val="110"/>
            <w:rtl/>
            <w:rPrChange w:id="394" w:author="יוסי ירון" w:date="2026-03-16T15:09:00Z" w16du:dateUtc="2026-03-16T13:09:00Z">
              <w:rPr>
                <w:w w:val="110"/>
                <w:rtl/>
              </w:rPr>
            </w:rPrChange>
          </w:rPr>
          <w:t>קוד</w:t>
        </w:r>
      </w:ins>
      <w:ins w:id="395" w:author="יוסי ירון" w:date="2026-03-16T15:09:00Z" w16du:dateUtc="2026-03-16T13:09:00Z">
        <w:r w:rsidRPr="00391C09">
          <w:rPr>
            <w:color w:val="0000FF"/>
            <w:w w:val="110"/>
            <w:rtl/>
            <w:rPrChange w:id="396" w:author="יוסי ירון" w:date="2026-03-16T15:09:00Z" w16du:dateUtc="2026-03-16T13:09:00Z">
              <w:rPr>
                <w:w w:val="110"/>
                <w:rtl/>
              </w:rPr>
            </w:rPrChange>
          </w:rPr>
          <w:t xml:space="preserve">) - </w:t>
        </w:r>
      </w:ins>
      <w:ins w:id="397" w:author="יוסי ירון" w:date="2026-03-16T15:08:00Z" w16du:dateUtc="2026-03-16T13:08:00Z">
        <w:r w:rsidRPr="00391C09">
          <w:rPr>
            <w:color w:val="0000FF"/>
            <w:spacing w:val="-15"/>
            <w:w w:val="110"/>
            <w:rtl/>
            <w:rPrChange w:id="398" w:author="יוסי ירון" w:date="2026-03-16T15:09:00Z" w16du:dateUtc="2026-03-16T13:09:00Z">
              <w:rPr>
                <w:spacing w:val="-15"/>
                <w:w w:val="110"/>
                <w:rtl/>
              </w:rPr>
            </w:rPrChange>
          </w:rPr>
          <w:t xml:space="preserve"> </w:t>
        </w:r>
        <w:r w:rsidRPr="00391C09">
          <w:rPr>
            <w:color w:val="0000FF"/>
            <w:w w:val="110"/>
            <w:rtl/>
            <w:rPrChange w:id="399" w:author="יוסי ירון" w:date="2026-03-16T15:09:00Z" w16du:dateUtc="2026-03-16T13:09:00Z">
              <w:rPr>
                <w:w w:val="110"/>
                <w:rtl/>
              </w:rPr>
            </w:rPrChange>
          </w:rPr>
          <w:t>אין</w:t>
        </w:r>
        <w:r w:rsidRPr="00391C09">
          <w:rPr>
            <w:color w:val="0000FF"/>
            <w:spacing w:val="-15"/>
            <w:w w:val="110"/>
            <w:rtl/>
            <w:rPrChange w:id="400" w:author="יוסי ירון" w:date="2026-03-16T15:09:00Z" w16du:dateUtc="2026-03-16T13:09:00Z">
              <w:rPr>
                <w:spacing w:val="-15"/>
                <w:w w:val="110"/>
                <w:rtl/>
              </w:rPr>
            </w:rPrChange>
          </w:rPr>
          <w:t xml:space="preserve"> </w:t>
        </w:r>
        <w:r w:rsidRPr="00391C09">
          <w:rPr>
            <w:color w:val="0000FF"/>
            <w:w w:val="110"/>
            <w:rtl/>
            <w:rPrChange w:id="401" w:author="יוסי ירון" w:date="2026-03-16T15:09:00Z" w16du:dateUtc="2026-03-16T13:09:00Z">
              <w:rPr>
                <w:w w:val="110"/>
                <w:rtl/>
              </w:rPr>
            </w:rPrChange>
          </w:rPr>
          <w:t>צורך</w:t>
        </w:r>
        <w:r w:rsidRPr="00391C09">
          <w:rPr>
            <w:color w:val="0000FF"/>
            <w:spacing w:val="-14"/>
            <w:w w:val="110"/>
            <w:rtl/>
            <w:rPrChange w:id="402" w:author="יוסי ירון" w:date="2026-03-16T15:09:00Z" w16du:dateUtc="2026-03-16T13:09:00Z">
              <w:rPr>
                <w:spacing w:val="-14"/>
                <w:w w:val="110"/>
                <w:rtl/>
              </w:rPr>
            </w:rPrChange>
          </w:rPr>
          <w:t xml:space="preserve"> </w:t>
        </w:r>
        <w:r w:rsidRPr="00391C09">
          <w:rPr>
            <w:color w:val="0000FF"/>
            <w:w w:val="110"/>
            <w:rtl/>
            <w:rPrChange w:id="403" w:author="יוסי ירון" w:date="2026-03-16T15:09:00Z" w16du:dateUtc="2026-03-16T13:09:00Z">
              <w:rPr>
                <w:w w:val="110"/>
                <w:rtl/>
              </w:rPr>
            </w:rPrChange>
          </w:rPr>
          <w:t>לציין</w:t>
        </w:r>
        <w:r w:rsidRPr="00391C09">
          <w:rPr>
            <w:color w:val="0000FF"/>
            <w:spacing w:val="-15"/>
            <w:w w:val="110"/>
            <w:rtl/>
            <w:rPrChange w:id="404" w:author="יוסי ירון" w:date="2026-03-16T15:09:00Z" w16du:dateUtc="2026-03-16T13:09:00Z">
              <w:rPr>
                <w:spacing w:val="-15"/>
                <w:w w:val="110"/>
                <w:rtl/>
              </w:rPr>
            </w:rPrChange>
          </w:rPr>
          <w:t xml:space="preserve"> </w:t>
        </w:r>
        <w:r w:rsidRPr="00391C09">
          <w:rPr>
            <w:color w:val="0000FF"/>
            <w:w w:val="110"/>
            <w:rtl/>
            <w:rPrChange w:id="405" w:author="יוסי ירון" w:date="2026-03-16T15:09:00Z" w16du:dateUtc="2026-03-16T13:09:00Z">
              <w:rPr>
                <w:w w:val="110"/>
                <w:rtl/>
              </w:rPr>
            </w:rPrChange>
          </w:rPr>
          <w:t xml:space="preserve">זאת </w:t>
        </w:r>
        <w:r w:rsidRPr="00391C09">
          <w:rPr>
            <w:color w:val="0000FF"/>
            <w:spacing w:val="-2"/>
            <w:w w:val="110"/>
            <w:rtl/>
            <w:rPrChange w:id="406" w:author="יוסי ירון" w:date="2026-03-16T15:09:00Z" w16du:dateUtc="2026-03-16T13:09:00Z">
              <w:rPr>
                <w:spacing w:val="-2"/>
                <w:w w:val="110"/>
                <w:rtl/>
              </w:rPr>
            </w:rPrChange>
          </w:rPr>
          <w:t>בביליוגרפיה</w:t>
        </w:r>
        <w:r w:rsidRPr="00391C09">
          <w:rPr>
            <w:color w:val="0000FF"/>
            <w:spacing w:val="-2"/>
            <w:w w:val="110"/>
            <w:rPrChange w:id="407" w:author="יוסי ירון" w:date="2026-03-16T15:09:00Z" w16du:dateUtc="2026-03-16T13:09:00Z">
              <w:rPr>
                <w:spacing w:val="-2"/>
                <w:w w:val="110"/>
              </w:rPr>
            </w:rPrChange>
          </w:rPr>
          <w:t>.</w:t>
        </w:r>
      </w:ins>
    </w:p>
    <w:p w14:paraId="0BCC1B22" w14:textId="77777777" w:rsidR="00391C09" w:rsidRPr="00391C09" w:rsidRDefault="00391C09" w:rsidP="004543E0">
      <w:pPr>
        <w:rPr>
          <w:ins w:id="408" w:author="יוסי ירון" w:date="2026-03-16T15:08:00Z" w16du:dateUtc="2026-03-16T13:08:00Z"/>
          <w:rtl/>
        </w:rPr>
      </w:pPr>
    </w:p>
    <w:p w14:paraId="3039A252" w14:textId="77777777" w:rsidR="004543E0" w:rsidRDefault="004543E0" w:rsidP="004543E0">
      <w:pPr>
        <w:rPr>
          <w:rtl/>
        </w:rPr>
      </w:pPr>
      <w:hyperlink r:id="rId14" w:history="1">
        <w:r w:rsidRPr="006E6C42">
          <w:rPr>
            <w:rStyle w:val="Hyperlink"/>
            <w:rtl/>
          </w:rPr>
          <w:t xml:space="preserve">יש להקפיד להציג את הרשימה לפי כללי ה – </w:t>
        </w:r>
        <w:r w:rsidRPr="006E6C42">
          <w:rPr>
            <w:rStyle w:val="Hyperlink"/>
          </w:rPr>
          <w:t>APA</w:t>
        </w:r>
      </w:hyperlink>
      <w:r w:rsidR="00B610CA">
        <w:rPr>
          <w:rStyle w:val="Hyperlink"/>
          <w:rFonts w:hint="cs"/>
          <w:rtl/>
        </w:rPr>
        <w:t xml:space="preserve"> (הקליקו על הקישור להנחיות מפורטות)</w:t>
      </w:r>
    </w:p>
    <w:p w14:paraId="2E14FBC2" w14:textId="77777777" w:rsidR="00F17891" w:rsidRDefault="00F17891">
      <w:pPr>
        <w:bidi w:val="0"/>
        <w:spacing w:line="240" w:lineRule="auto"/>
        <w:jc w:val="left"/>
        <w:rPr>
          <w:rFonts w:ascii="Arial" w:hAnsi="Arial" w:cs="Narkisim"/>
          <w:b/>
          <w:bCs/>
          <w:kern w:val="28"/>
          <w:sz w:val="48"/>
          <w:szCs w:val="48"/>
          <w:u w:val="single"/>
          <w:rtl/>
        </w:rPr>
      </w:pPr>
      <w:r>
        <w:rPr>
          <w:rtl/>
        </w:rPr>
        <w:br w:type="page"/>
      </w:r>
    </w:p>
    <w:p w14:paraId="760AFE64" w14:textId="77777777" w:rsidR="004543E0" w:rsidRDefault="004543E0" w:rsidP="00FD53AA">
      <w:pPr>
        <w:pStyle w:val="Heading1"/>
        <w:jc w:val="center"/>
        <w:rPr>
          <w:rtl/>
        </w:rPr>
      </w:pPr>
      <w:bookmarkStart w:id="409" w:name="_Toc224567542"/>
      <w:r>
        <w:rPr>
          <w:rtl/>
        </w:rPr>
        <w:lastRenderedPageBreak/>
        <w:t>נספחים</w:t>
      </w:r>
      <w:bookmarkEnd w:id="409"/>
    </w:p>
    <w:p w14:paraId="1ECE3605" w14:textId="77777777" w:rsidR="004543E0" w:rsidRPr="00A94CCD" w:rsidRDefault="004543E0" w:rsidP="00F17891">
      <w:pPr>
        <w:rPr>
          <w:color w:val="0000FF"/>
          <w:rtl/>
        </w:rPr>
      </w:pPr>
      <w:r w:rsidRPr="00A94CCD">
        <w:rPr>
          <w:color w:val="0000FF"/>
          <w:rtl/>
        </w:rPr>
        <w:t>כאן התלמיד יכול להוסיף הסברים על הטכנולוגיות שנעשה בהם שימוש, או כל מידע שיכול להועיל</w:t>
      </w:r>
      <w:r w:rsidR="00F17891" w:rsidRPr="00A94CCD">
        <w:rPr>
          <w:rFonts w:hint="cs"/>
          <w:color w:val="0000FF"/>
          <w:rtl/>
        </w:rPr>
        <w:t xml:space="preserve"> </w:t>
      </w:r>
      <w:r w:rsidRPr="00A94CCD">
        <w:rPr>
          <w:color w:val="0000FF"/>
          <w:rtl/>
        </w:rPr>
        <w:t>לקורא העבודה</w:t>
      </w:r>
    </w:p>
    <w:p w14:paraId="67FB22AC" w14:textId="77777777" w:rsidR="00FD53AA" w:rsidRDefault="00FD53AA" w:rsidP="00FD53AA">
      <w:pPr>
        <w:pStyle w:val="Heading2"/>
        <w:rPr>
          <w:rtl/>
        </w:rPr>
      </w:pPr>
      <w:bookmarkStart w:id="410" w:name="_Toc224567543"/>
      <w:r>
        <w:rPr>
          <w:rFonts w:hint="cs"/>
          <w:rtl/>
        </w:rPr>
        <w:t>כללי משחק (אופציונלי)</w:t>
      </w:r>
      <w:bookmarkEnd w:id="410"/>
    </w:p>
    <w:p w14:paraId="286E1DEB" w14:textId="77777777" w:rsidR="00FD53AA" w:rsidRDefault="00FD53AA" w:rsidP="00FD53AA">
      <w:pPr>
        <w:rPr>
          <w:color w:val="0000FF"/>
          <w:rtl/>
        </w:rPr>
      </w:pPr>
      <w:r>
        <w:rPr>
          <w:rFonts w:hint="cs"/>
          <w:color w:val="0000FF"/>
          <w:rtl/>
        </w:rPr>
        <w:t>(אפשר להעתיק מאתר אינטרנט/ויקיפדיה, תוך מתן קרדיט למקור</w:t>
      </w:r>
      <w:r w:rsidRPr="00F45036">
        <w:rPr>
          <w:rFonts w:hint="cs"/>
          <w:color w:val="0000FF"/>
          <w:rtl/>
        </w:rPr>
        <w:t>)</w:t>
      </w:r>
    </w:p>
    <w:p w14:paraId="237E7665" w14:textId="77777777" w:rsidR="00F17891" w:rsidRPr="00FD53AA" w:rsidRDefault="00FD53AA" w:rsidP="00FD53AA">
      <w:pPr>
        <w:rPr>
          <w:color w:val="0000FF"/>
          <w:rtl/>
        </w:rPr>
      </w:pPr>
      <w:r>
        <w:rPr>
          <w:rFonts w:hint="cs"/>
          <w:color w:val="0000FF"/>
          <w:rtl/>
        </w:rPr>
        <w:t>בחלק מהמשחקים יש וריאציות שונות למשחק ויש לציין פה מפורשות באיזה וריאציה אתם תומכים (למשל בדמקה:</w:t>
      </w:r>
      <w:r>
        <w:rPr>
          <w:rFonts w:hint="cs"/>
          <w:color w:val="0000FF"/>
        </w:rPr>
        <w:t xml:space="preserve"> </w:t>
      </w:r>
      <w:r>
        <w:rPr>
          <w:rFonts w:hint="cs"/>
          <w:color w:val="0000FF"/>
          <w:rtl/>
        </w:rPr>
        <w:t>האם מותר לחייל לאכול אחורה? האם כשמלכה אוכלת היא נוחתת במשבצת מיד אחרי או יכולה להמשיך עד סוף האלכסון וכו').</w:t>
      </w:r>
    </w:p>
    <w:p w14:paraId="4590D91B" w14:textId="77777777" w:rsidR="005D24D6" w:rsidRDefault="005D24D6">
      <w:pPr>
        <w:bidi w:val="0"/>
        <w:spacing w:line="240" w:lineRule="auto"/>
        <w:jc w:val="left"/>
        <w:rPr>
          <w:rFonts w:ascii="Arial" w:hAnsi="Arial" w:cs="Narkisim"/>
          <w:b/>
          <w:bCs/>
          <w:i/>
          <w:iCs/>
          <w:sz w:val="40"/>
          <w:szCs w:val="40"/>
          <w:u w:val="single"/>
          <w:rtl/>
        </w:rPr>
      </w:pPr>
      <w:r>
        <w:rPr>
          <w:rtl/>
        </w:rPr>
        <w:br w:type="page"/>
      </w:r>
    </w:p>
    <w:p w14:paraId="60E5C789" w14:textId="77777777" w:rsidR="004543E0" w:rsidRDefault="004543E0" w:rsidP="005D24D6">
      <w:pPr>
        <w:pStyle w:val="Heading2"/>
        <w:jc w:val="center"/>
        <w:rPr>
          <w:rtl/>
        </w:rPr>
      </w:pPr>
      <w:bookmarkStart w:id="411" w:name="_Toc224567544"/>
      <w:r>
        <w:rPr>
          <w:rFonts w:hint="cs"/>
          <w:rtl/>
        </w:rPr>
        <w:lastRenderedPageBreak/>
        <w:t>קוד המקור (</w:t>
      </w:r>
      <w:r>
        <w:t>source code</w:t>
      </w:r>
      <w:r>
        <w:rPr>
          <w:rFonts w:hint="cs"/>
          <w:rtl/>
        </w:rPr>
        <w:t>)</w:t>
      </w:r>
      <w:bookmarkEnd w:id="411"/>
    </w:p>
    <w:p w14:paraId="6A24ADBB" w14:textId="77777777" w:rsidR="004543E0" w:rsidRPr="00391C09" w:rsidRDefault="004543E0">
      <w:pPr>
        <w:rPr>
          <w:color w:val="0000FF"/>
          <w:rtl/>
          <w:rPrChange w:id="412" w:author="יוסי ירון" w:date="2026-03-16T15:10:00Z" w16du:dateUtc="2026-03-16T13:10:00Z">
            <w:rPr>
              <w:rFonts w:ascii="David" w:hAnsi="David"/>
              <w:color w:val="0000FF"/>
              <w:rtl/>
            </w:rPr>
          </w:rPrChange>
        </w:rPr>
        <w:pPrChange w:id="413" w:author="יוסי ירון" w:date="2026-03-16T15:10:00Z" w16du:dateUtc="2026-03-16T13:10:00Z">
          <w:pPr>
            <w:autoSpaceDE w:val="0"/>
            <w:autoSpaceDN w:val="0"/>
            <w:adjustRightInd w:val="0"/>
            <w:spacing w:line="240" w:lineRule="auto"/>
          </w:pPr>
        </w:pPrChange>
      </w:pPr>
      <w:r w:rsidRPr="00391C09">
        <w:rPr>
          <w:color w:val="0000FF"/>
          <w:rtl/>
          <w:rPrChange w:id="414" w:author="יוסי ירון" w:date="2026-03-16T15:10:00Z" w16du:dateUtc="2026-03-16T13:10:00Z">
            <w:rPr>
              <w:rFonts w:ascii="David" w:hAnsi="David"/>
              <w:color w:val="0000FF"/>
              <w:rtl/>
            </w:rPr>
          </w:rPrChange>
        </w:rPr>
        <w:t xml:space="preserve">יש לצרף את קוד המחלקות של הפרויקט. תוכן המחלקה (הכוונה לתדפיס מסודר של הקוד </w:t>
      </w:r>
      <w:r w:rsidRPr="00391C09">
        <w:rPr>
          <w:b/>
          <w:bCs/>
          <w:color w:val="0000FF"/>
          <w:u w:val="single"/>
          <w:rtl/>
          <w:rPrChange w:id="415" w:author="יוסי ירון" w:date="2026-03-16T15:10:00Z" w16du:dateUtc="2026-03-16T13:10:00Z">
            <w:rPr>
              <w:rFonts w:ascii="David" w:hAnsi="David"/>
              <w:color w:val="0000FF"/>
              <w:rtl/>
            </w:rPr>
          </w:rPrChange>
        </w:rPr>
        <w:t>ולא צילום מסך שלו</w:t>
      </w:r>
      <w:r w:rsidRPr="00391C09">
        <w:rPr>
          <w:color w:val="0000FF"/>
          <w:rPrChange w:id="416" w:author="יוסי ירון" w:date="2026-03-16T15:10:00Z" w16du:dateUtc="2026-03-16T13:10:00Z">
            <w:rPr>
              <w:rFonts w:ascii="David" w:hAnsi="David"/>
              <w:color w:val="0000FF"/>
            </w:rPr>
          </w:rPrChange>
        </w:rPr>
        <w:t>(</w:t>
      </w:r>
      <w:r w:rsidRPr="00391C09">
        <w:rPr>
          <w:color w:val="0000FF"/>
          <w:rtl/>
          <w:rPrChange w:id="417" w:author="יוסי ירון" w:date="2026-03-16T15:10:00Z" w16du:dateUtc="2026-03-16T13:10:00Z">
            <w:rPr>
              <w:rFonts w:ascii="David" w:hAnsi="David"/>
              <w:color w:val="0000FF"/>
              <w:rtl/>
            </w:rPr>
          </w:rPrChange>
        </w:rPr>
        <w:t xml:space="preserve"> הכולל הערות</w:t>
      </w:r>
      <w:r w:rsidRPr="00391C09">
        <w:rPr>
          <w:color w:val="0000FF"/>
          <w:rPrChange w:id="418" w:author="יוסי ירון" w:date="2026-03-16T15:10:00Z" w16du:dateUtc="2026-03-16T13:10:00Z">
            <w:rPr>
              <w:rFonts w:ascii="David" w:hAnsi="David"/>
              <w:color w:val="0000FF"/>
            </w:rPr>
          </w:rPrChange>
        </w:rPr>
        <w:t xml:space="preserve"> Javadoc </w:t>
      </w:r>
      <w:r w:rsidRPr="00391C09">
        <w:rPr>
          <w:color w:val="0000FF"/>
          <w:rtl/>
          <w:rPrChange w:id="419" w:author="יוסי ירון" w:date="2026-03-16T15:10:00Z" w16du:dateUtc="2026-03-16T13:10:00Z">
            <w:rPr>
              <w:rFonts w:ascii="David" w:hAnsi="David"/>
              <w:color w:val="0000FF"/>
              <w:rtl/>
            </w:rPr>
          </w:rPrChange>
        </w:rPr>
        <w:t>בכל המקומות הרלוונטיים (תיעוד הקוד</w:t>
      </w:r>
      <w:r w:rsidRPr="00391C09">
        <w:rPr>
          <w:color w:val="0000FF"/>
          <w:rPrChange w:id="420" w:author="יוסי ירון" w:date="2026-03-16T15:10:00Z" w16du:dateUtc="2026-03-16T13:10:00Z">
            <w:rPr>
              <w:rFonts w:ascii="David" w:hAnsi="David"/>
              <w:color w:val="0000FF"/>
            </w:rPr>
          </w:rPrChange>
        </w:rPr>
        <w:t>(</w:t>
      </w:r>
      <w:r w:rsidR="005D24D6" w:rsidRPr="00391C09">
        <w:rPr>
          <w:color w:val="0000FF"/>
          <w:rtl/>
          <w:rPrChange w:id="421" w:author="יוסי ירון" w:date="2026-03-16T15:10:00Z" w16du:dateUtc="2026-03-16T13:10:00Z">
            <w:rPr>
              <w:rFonts w:ascii="David" w:hAnsi="David"/>
              <w:color w:val="0000FF"/>
              <w:rtl/>
            </w:rPr>
          </w:rPrChange>
        </w:rPr>
        <w:t>.</w:t>
      </w:r>
    </w:p>
    <w:p w14:paraId="1C29CC68" w14:textId="77777777" w:rsidR="005D24D6" w:rsidRPr="00651711" w:rsidRDefault="005D24D6">
      <w:pPr>
        <w:rPr>
          <w:color w:val="0000FF"/>
          <w:rtl/>
        </w:rPr>
        <w:pPrChange w:id="422" w:author="יוסי ירון" w:date="2026-03-16T15:10:00Z" w16du:dateUtc="2026-03-16T13:10:00Z">
          <w:pPr>
            <w:autoSpaceDE w:val="0"/>
            <w:autoSpaceDN w:val="0"/>
            <w:adjustRightInd w:val="0"/>
            <w:spacing w:line="240" w:lineRule="auto"/>
          </w:pPr>
        </w:pPrChange>
      </w:pPr>
      <w:r w:rsidRPr="00391C09">
        <w:rPr>
          <w:rFonts w:hint="eastAsia"/>
          <w:color w:val="0000FF"/>
          <w:rtl/>
          <w:rPrChange w:id="423" w:author="יוסי ירון" w:date="2026-03-16T15:10:00Z" w16du:dateUtc="2026-03-16T13:10:00Z">
            <w:rPr>
              <w:rFonts w:ascii="David" w:hAnsi="David" w:hint="eastAsia"/>
              <w:color w:val="0000FF"/>
              <w:rtl/>
            </w:rPr>
          </w:rPrChange>
        </w:rPr>
        <w:t>למעט</w:t>
      </w:r>
      <w:r w:rsidRPr="00391C09">
        <w:rPr>
          <w:color w:val="0000FF"/>
          <w:rtl/>
          <w:rPrChange w:id="424" w:author="יוסי ירון" w:date="2026-03-16T15:10:00Z" w16du:dateUtc="2026-03-16T13:10:00Z">
            <w:rPr>
              <w:rFonts w:ascii="David" w:hAnsi="David"/>
              <w:color w:val="0000FF"/>
              <w:rtl/>
            </w:rPr>
          </w:rPrChange>
        </w:rPr>
        <w:t xml:space="preserve"> המחלקה הראשונה (שהכותרת שלה מופיעה מתחת לכותרת הראשית), כל היתר יתחילו בדף חדש. אם תעתיקו את העיצוב של הכותרת של מחלקה </w:t>
      </w:r>
      <w:r w:rsidRPr="00391C09">
        <w:rPr>
          <w:color w:val="0000FF"/>
          <w:rPrChange w:id="425" w:author="יוסי ירון" w:date="2026-03-16T15:10:00Z" w16du:dateUtc="2026-03-16T13:10:00Z">
            <w:rPr>
              <w:rFonts w:ascii="David" w:hAnsi="David"/>
              <w:color w:val="0000FF"/>
            </w:rPr>
          </w:rPrChange>
        </w:rPr>
        <w:t>B</w:t>
      </w:r>
      <w:r w:rsidRPr="00391C09">
        <w:rPr>
          <w:color w:val="0000FF"/>
          <w:rtl/>
          <w:rPrChange w:id="426" w:author="יוסי ירון" w:date="2026-03-16T15:10:00Z" w16du:dateUtc="2026-03-16T13:10:00Z">
            <w:rPr>
              <w:rFonts w:ascii="David" w:hAnsi="David"/>
              <w:color w:val="0000FF"/>
              <w:rtl/>
            </w:rPr>
          </w:rPrChange>
        </w:rPr>
        <w:t xml:space="preserve"> זה יטפל בזה.</w:t>
      </w:r>
    </w:p>
    <w:p w14:paraId="0A9373B9" w14:textId="77777777" w:rsidR="004543E0" w:rsidRPr="00215232" w:rsidRDefault="00D41A54" w:rsidP="00D41A54">
      <w:pPr>
        <w:pStyle w:val="Heading3"/>
      </w:pPr>
      <w:bookmarkStart w:id="427" w:name="_Toc224567545"/>
      <w:r>
        <w:rPr>
          <w:rFonts w:hint="cs"/>
          <w:rtl/>
        </w:rPr>
        <w:t xml:space="preserve">מחלקה </w:t>
      </w:r>
      <w:r>
        <w:rPr>
          <w:rFonts w:hint="cs"/>
        </w:rPr>
        <w:t>A</w:t>
      </w:r>
      <w:bookmarkEnd w:id="427"/>
    </w:p>
    <w:p w14:paraId="55CB2DB0" w14:textId="77777777" w:rsidR="004D5A9D" w:rsidRDefault="00D41A54" w:rsidP="005D24D6">
      <w:pPr>
        <w:pStyle w:val="Heading3"/>
        <w:pageBreakBefore/>
        <w:rPr>
          <w:rtl/>
        </w:rPr>
      </w:pPr>
      <w:bookmarkStart w:id="428" w:name="_Toc224567546"/>
      <w:r>
        <w:rPr>
          <w:rFonts w:hint="cs"/>
          <w:rtl/>
        </w:rPr>
        <w:lastRenderedPageBreak/>
        <w:t xml:space="preserve">מחלקה </w:t>
      </w:r>
      <w:r>
        <w:rPr>
          <w:rFonts w:hint="cs"/>
        </w:rPr>
        <w:t>B</w:t>
      </w:r>
      <w:bookmarkEnd w:id="428"/>
    </w:p>
    <w:p w14:paraId="6EA49C97" w14:textId="77777777" w:rsidR="009F0D95" w:rsidRPr="009F0D95" w:rsidRDefault="009F0D95" w:rsidP="009F0D95">
      <w:pPr>
        <w:rPr>
          <w:rtl/>
        </w:rPr>
      </w:pPr>
    </w:p>
    <w:p w14:paraId="3C183D06" w14:textId="77777777" w:rsidR="009F0D95" w:rsidRDefault="009F0D95">
      <w:pPr>
        <w:bidi w:val="0"/>
        <w:spacing w:line="240" w:lineRule="auto"/>
        <w:jc w:val="left"/>
        <w:rPr>
          <w:rtl/>
        </w:rPr>
      </w:pPr>
      <w:r>
        <w:rPr>
          <w:rtl/>
        </w:rPr>
        <w:br w:type="page"/>
      </w:r>
    </w:p>
    <w:p w14:paraId="08E9E5E0" w14:textId="77777777" w:rsidR="004D5A9D" w:rsidRDefault="009F0D95" w:rsidP="009F0D95">
      <w:pPr>
        <w:rPr>
          <w:color w:val="0000FF"/>
          <w:rtl/>
        </w:rPr>
      </w:pPr>
      <w:r w:rsidRPr="009F0D95">
        <w:rPr>
          <w:rFonts w:hint="cs"/>
          <w:color w:val="0000FF"/>
          <w:rtl/>
        </w:rPr>
        <w:lastRenderedPageBreak/>
        <w:t>תבנית זו הוכנה ע"י יוסי ירון, בסיוע ...</w:t>
      </w:r>
    </w:p>
    <w:p w14:paraId="10247BEC" w14:textId="77777777" w:rsidR="009F0D95" w:rsidRPr="009F0D95" w:rsidRDefault="009F0D95" w:rsidP="009F0D95">
      <w:pPr>
        <w:rPr>
          <w:color w:val="0000FF"/>
          <w:rtl/>
        </w:rPr>
      </w:pPr>
      <w:r>
        <w:rPr>
          <w:rFonts w:hint="cs"/>
          <w:color w:val="0000FF"/>
          <w:rtl/>
        </w:rPr>
        <w:t>בכל מקרה של סתירה בין התבנית לבין מסמך רשמי של הפיקוח על מדעי המחשב, המסמך הרשמי הוא זה שתקף.</w:t>
      </w:r>
    </w:p>
    <w:p w14:paraId="62B2D364" w14:textId="77777777" w:rsidR="00A07867" w:rsidRDefault="00A07867">
      <w:pPr>
        <w:bidi w:val="0"/>
        <w:spacing w:line="240" w:lineRule="auto"/>
        <w:jc w:val="left"/>
        <w:rPr>
          <w:rFonts w:ascii="Arial" w:hAnsi="Arial" w:cs="Narkisim"/>
          <w:b/>
          <w:bCs/>
          <w:color w:val="FF0000"/>
          <w:kern w:val="28"/>
          <w:sz w:val="48"/>
          <w:szCs w:val="48"/>
          <w:u w:val="single"/>
          <w:rtl/>
        </w:rPr>
      </w:pPr>
    </w:p>
    <w:sectPr w:rsidR="00A07867">
      <w:headerReference w:type="default" r:id="rId15"/>
      <w:footerReference w:type="default" r:id="rId16"/>
      <w:endnotePr>
        <w:numFmt w:val="lowerLetter"/>
      </w:endnotePr>
      <w:pgSz w:w="11909" w:h="16834"/>
      <w:pgMar w:top="1440" w:right="1440" w:bottom="1440" w:left="1440" w:header="720" w:footer="1008" w:gutter="0"/>
      <w:cols w:space="720"/>
      <w:bidi/>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E5256" w14:textId="77777777" w:rsidR="00943F6F" w:rsidRDefault="00943F6F">
      <w:r>
        <w:separator/>
      </w:r>
    </w:p>
  </w:endnote>
  <w:endnote w:type="continuationSeparator" w:id="0">
    <w:p w14:paraId="4D2B09BB" w14:textId="77777777" w:rsidR="00943F6F" w:rsidRDefault="00943F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Miriam">
    <w:panose1 w:val="020B0502050101010101"/>
    <w:charset w:val="00"/>
    <w:family w:val="swiss"/>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Narkisim">
    <w:panose1 w:val="020E050205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7833D" w14:textId="77777777" w:rsidR="00E3512E" w:rsidRDefault="00000000" w:rsidP="00980311">
    <w:pPr>
      <w:pStyle w:val="Footer"/>
      <w:pBdr>
        <w:top w:val="single" w:sz="4" w:space="1" w:color="A6A6A6" w:themeColor="background1" w:themeShade="A6"/>
      </w:pBdr>
      <w:jc w:val="center"/>
    </w:pPr>
    <w:sdt>
      <w:sdtPr>
        <w:rPr>
          <w:rtl/>
        </w:rPr>
        <w:id w:val="-943533983"/>
        <w:docPartObj>
          <w:docPartGallery w:val="Page Numbers (Bottom of Page)"/>
          <w:docPartUnique/>
        </w:docPartObj>
      </w:sdtPr>
      <w:sdtEndPr>
        <w:rPr>
          <w:noProof/>
        </w:rPr>
      </w:sdtEndPr>
      <w:sdtContent>
        <w:r w:rsidR="00E3512E">
          <w:fldChar w:fldCharType="begin"/>
        </w:r>
        <w:r w:rsidR="00E3512E">
          <w:instrText xml:space="preserve"> PAGE   \* MERGEFORMAT </w:instrText>
        </w:r>
        <w:r w:rsidR="00E3512E">
          <w:fldChar w:fldCharType="separate"/>
        </w:r>
        <w:r w:rsidR="001E0D7E">
          <w:rPr>
            <w:noProof/>
            <w:rtl/>
          </w:rPr>
          <w:t>4</w:t>
        </w:r>
        <w:r w:rsidR="00E3512E">
          <w:rPr>
            <w:noProof/>
          </w:rPr>
          <w:fldChar w:fldCharType="end"/>
        </w:r>
      </w:sdtContent>
    </w:sdt>
  </w:p>
  <w:p w14:paraId="2772C0D6" w14:textId="77777777" w:rsidR="00E3512E" w:rsidRPr="004333A3" w:rsidRDefault="00E3512E" w:rsidP="004333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5CE7E" w14:textId="77777777" w:rsidR="00943F6F" w:rsidRDefault="00943F6F">
      <w:r>
        <w:separator/>
      </w:r>
    </w:p>
  </w:footnote>
  <w:footnote w:type="continuationSeparator" w:id="0">
    <w:p w14:paraId="04EDCBA9" w14:textId="77777777" w:rsidR="00943F6F" w:rsidRDefault="00943F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DB8A3" w14:textId="48750748" w:rsidR="00E3512E" w:rsidRPr="005C32ED" w:rsidRDefault="005D24D6" w:rsidP="004333A3">
    <w:pPr>
      <w:pStyle w:val="Footer"/>
      <w:tabs>
        <w:tab w:val="clear" w:pos="8306"/>
        <w:tab w:val="right" w:pos="9029"/>
      </w:tabs>
      <w:rPr>
        <w:rFonts w:ascii="Arial" w:hAnsi="Arial" w:cs="Arial"/>
        <w:color w:val="808080"/>
        <w:sz w:val="20"/>
        <w:szCs w:val="22"/>
      </w:rPr>
    </w:pPr>
    <w:r>
      <w:rPr>
        <w:rFonts w:ascii="Arial" w:hAnsi="Arial" w:cs="Arial" w:hint="cs"/>
        <w:color w:val="808080"/>
        <w:sz w:val="20"/>
        <w:szCs w:val="22"/>
        <w:rtl/>
      </w:rPr>
      <w:t>פרויקט</w:t>
    </w:r>
    <w:r w:rsidR="00DA0B86">
      <w:rPr>
        <w:rFonts w:ascii="Arial" w:hAnsi="Arial" w:cs="Arial" w:hint="cs"/>
        <w:color w:val="808080"/>
        <w:sz w:val="20"/>
        <w:szCs w:val="22"/>
        <w:rtl/>
      </w:rPr>
      <w:t>:</w:t>
    </w:r>
    <w:r w:rsidR="00E3512E" w:rsidRPr="00CE2DFF">
      <w:rPr>
        <w:rFonts w:ascii="Arial" w:hAnsi="Arial" w:cs="Arial"/>
        <w:color w:val="808080"/>
        <w:sz w:val="20"/>
        <w:szCs w:val="22"/>
        <w:rtl/>
      </w:rPr>
      <w:t xml:space="preserve"> </w:t>
    </w:r>
    <w:r w:rsidR="00DA0B86">
      <w:rPr>
        <w:rFonts w:ascii="Arial" w:hAnsi="Arial" w:cs="Arial" w:hint="cs"/>
        <w:color w:val="808080"/>
        <w:sz w:val="20"/>
        <w:szCs w:val="22"/>
        <w:rtl/>
      </w:rPr>
      <w:t>משחק דאבל וירטואלי</w:t>
    </w:r>
    <w:r w:rsidR="00E3512E" w:rsidRPr="00CE2DFF">
      <w:rPr>
        <w:rFonts w:ascii="Arial" w:hAnsi="Arial" w:cs="Arial"/>
        <w:color w:val="808080"/>
        <w:sz w:val="20"/>
        <w:szCs w:val="22"/>
        <w:rtl/>
      </w:rPr>
      <w:tab/>
    </w:r>
    <w:r w:rsidR="00E3512E">
      <w:rPr>
        <w:rFonts w:ascii="Arial" w:hAnsi="Arial" w:cs="Arial" w:hint="cs"/>
        <w:color w:val="808080"/>
        <w:sz w:val="20"/>
        <w:szCs w:val="22"/>
        <w:rtl/>
      </w:rPr>
      <w:tab/>
    </w:r>
    <w:r w:rsidR="00E3512E" w:rsidRPr="00CE2DFF">
      <w:rPr>
        <w:rFonts w:ascii="Arial" w:hAnsi="Arial" w:cs="Arial"/>
        <w:color w:val="808080"/>
        <w:sz w:val="20"/>
        <w:szCs w:val="22"/>
        <w:rtl/>
      </w:rPr>
      <w:t xml:space="preserve">מגיש: </w:t>
    </w:r>
    <w:r w:rsidR="00DA0B86">
      <w:rPr>
        <w:rFonts w:ascii="Arial" w:hAnsi="Arial" w:cs="Arial" w:hint="cs"/>
        <w:color w:val="808080"/>
        <w:sz w:val="20"/>
        <w:szCs w:val="22"/>
        <w:rtl/>
      </w:rPr>
      <w:t>מידן חברוני סבח</w:t>
    </w:r>
  </w:p>
  <w:p w14:paraId="7CB126CC" w14:textId="77777777" w:rsidR="00E3512E" w:rsidRPr="004333A3" w:rsidRDefault="00E3512E" w:rsidP="004333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59A6"/>
    <w:multiLevelType w:val="hybridMultilevel"/>
    <w:tmpl w:val="1C1CC648"/>
    <w:lvl w:ilvl="0" w:tplc="3FB42A40">
      <w:start w:val="1"/>
      <w:numFmt w:val="bullet"/>
      <w:lvlText w:val="•"/>
      <w:lvlJc w:val="left"/>
      <w:pPr>
        <w:tabs>
          <w:tab w:val="num" w:pos="720"/>
        </w:tabs>
        <w:ind w:left="720" w:hanging="360"/>
      </w:pPr>
      <w:rPr>
        <w:rFonts w:ascii="Arial" w:hAnsi="Arial" w:hint="default"/>
      </w:rPr>
    </w:lvl>
    <w:lvl w:ilvl="1" w:tplc="287453C0" w:tentative="1">
      <w:start w:val="1"/>
      <w:numFmt w:val="bullet"/>
      <w:lvlText w:val="•"/>
      <w:lvlJc w:val="left"/>
      <w:pPr>
        <w:tabs>
          <w:tab w:val="num" w:pos="1440"/>
        </w:tabs>
        <w:ind w:left="1440" w:hanging="360"/>
      </w:pPr>
      <w:rPr>
        <w:rFonts w:ascii="Arial" w:hAnsi="Arial" w:hint="default"/>
      </w:rPr>
    </w:lvl>
    <w:lvl w:ilvl="2" w:tplc="3C421A2E" w:tentative="1">
      <w:start w:val="1"/>
      <w:numFmt w:val="bullet"/>
      <w:lvlText w:val="•"/>
      <w:lvlJc w:val="left"/>
      <w:pPr>
        <w:tabs>
          <w:tab w:val="num" w:pos="2160"/>
        </w:tabs>
        <w:ind w:left="2160" w:hanging="360"/>
      </w:pPr>
      <w:rPr>
        <w:rFonts w:ascii="Arial" w:hAnsi="Arial" w:hint="default"/>
      </w:rPr>
    </w:lvl>
    <w:lvl w:ilvl="3" w:tplc="C6A67950" w:tentative="1">
      <w:start w:val="1"/>
      <w:numFmt w:val="bullet"/>
      <w:lvlText w:val="•"/>
      <w:lvlJc w:val="left"/>
      <w:pPr>
        <w:tabs>
          <w:tab w:val="num" w:pos="2880"/>
        </w:tabs>
        <w:ind w:left="2880" w:hanging="360"/>
      </w:pPr>
      <w:rPr>
        <w:rFonts w:ascii="Arial" w:hAnsi="Arial" w:hint="default"/>
      </w:rPr>
    </w:lvl>
    <w:lvl w:ilvl="4" w:tplc="969A11A8" w:tentative="1">
      <w:start w:val="1"/>
      <w:numFmt w:val="bullet"/>
      <w:lvlText w:val="•"/>
      <w:lvlJc w:val="left"/>
      <w:pPr>
        <w:tabs>
          <w:tab w:val="num" w:pos="3600"/>
        </w:tabs>
        <w:ind w:left="3600" w:hanging="360"/>
      </w:pPr>
      <w:rPr>
        <w:rFonts w:ascii="Arial" w:hAnsi="Arial" w:hint="default"/>
      </w:rPr>
    </w:lvl>
    <w:lvl w:ilvl="5" w:tplc="DFB02884" w:tentative="1">
      <w:start w:val="1"/>
      <w:numFmt w:val="bullet"/>
      <w:lvlText w:val="•"/>
      <w:lvlJc w:val="left"/>
      <w:pPr>
        <w:tabs>
          <w:tab w:val="num" w:pos="4320"/>
        </w:tabs>
        <w:ind w:left="4320" w:hanging="360"/>
      </w:pPr>
      <w:rPr>
        <w:rFonts w:ascii="Arial" w:hAnsi="Arial" w:hint="default"/>
      </w:rPr>
    </w:lvl>
    <w:lvl w:ilvl="6" w:tplc="D884C130" w:tentative="1">
      <w:start w:val="1"/>
      <w:numFmt w:val="bullet"/>
      <w:lvlText w:val="•"/>
      <w:lvlJc w:val="left"/>
      <w:pPr>
        <w:tabs>
          <w:tab w:val="num" w:pos="5040"/>
        </w:tabs>
        <w:ind w:left="5040" w:hanging="360"/>
      </w:pPr>
      <w:rPr>
        <w:rFonts w:ascii="Arial" w:hAnsi="Arial" w:hint="default"/>
      </w:rPr>
    </w:lvl>
    <w:lvl w:ilvl="7" w:tplc="D47AF8CE" w:tentative="1">
      <w:start w:val="1"/>
      <w:numFmt w:val="bullet"/>
      <w:lvlText w:val="•"/>
      <w:lvlJc w:val="left"/>
      <w:pPr>
        <w:tabs>
          <w:tab w:val="num" w:pos="5760"/>
        </w:tabs>
        <w:ind w:left="5760" w:hanging="360"/>
      </w:pPr>
      <w:rPr>
        <w:rFonts w:ascii="Arial" w:hAnsi="Arial" w:hint="default"/>
      </w:rPr>
    </w:lvl>
    <w:lvl w:ilvl="8" w:tplc="7EB0A07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975305"/>
    <w:multiLevelType w:val="hybridMultilevel"/>
    <w:tmpl w:val="7AB4CE2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C6D573A"/>
    <w:multiLevelType w:val="hybridMultilevel"/>
    <w:tmpl w:val="0F628A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9591A0D"/>
    <w:multiLevelType w:val="hybridMultilevel"/>
    <w:tmpl w:val="0114940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A9A2DC2"/>
    <w:multiLevelType w:val="hybridMultilevel"/>
    <w:tmpl w:val="36EA2F7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1F221BBA"/>
    <w:multiLevelType w:val="hybridMultilevel"/>
    <w:tmpl w:val="E35E1D66"/>
    <w:lvl w:ilvl="0" w:tplc="46B2A784">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23867B1"/>
    <w:multiLevelType w:val="hybridMultilevel"/>
    <w:tmpl w:val="99B8AFDA"/>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1A227B"/>
    <w:multiLevelType w:val="hybridMultilevel"/>
    <w:tmpl w:val="70D88C7A"/>
    <w:lvl w:ilvl="0" w:tplc="C014433E">
      <w:start w:val="1"/>
      <w:numFmt w:val="bullet"/>
      <w:lvlText w:val=""/>
      <w:lvlJc w:val="left"/>
      <w:pPr>
        <w:ind w:left="720" w:hanging="360"/>
      </w:pPr>
      <w:rPr>
        <w:rFonts w:ascii="Symbol" w:hAnsi="Symbol"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D854F7"/>
    <w:multiLevelType w:val="hybridMultilevel"/>
    <w:tmpl w:val="BB8EEE8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 w15:restartNumberingAfterBreak="0">
    <w:nsid w:val="30AD158A"/>
    <w:multiLevelType w:val="hybridMultilevel"/>
    <w:tmpl w:val="F732BA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CAA0FEA"/>
    <w:multiLevelType w:val="hybridMultilevel"/>
    <w:tmpl w:val="604A8864"/>
    <w:lvl w:ilvl="0" w:tplc="FE64CC58">
      <w:start w:val="1"/>
      <w:numFmt w:val="bullet"/>
      <w:lvlText w:val=""/>
      <w:lvlJc w:val="left"/>
      <w:pPr>
        <w:tabs>
          <w:tab w:val="num" w:pos="720"/>
        </w:tabs>
        <w:ind w:left="720" w:hanging="360"/>
      </w:pPr>
      <w:rPr>
        <w:rFonts w:ascii="Wingdings" w:hAnsi="Wingdings" w:hint="default"/>
      </w:rPr>
    </w:lvl>
    <w:lvl w:ilvl="1" w:tplc="FDF67248">
      <w:numFmt w:val="bullet"/>
      <w:lvlText w:val="•"/>
      <w:lvlJc w:val="left"/>
      <w:pPr>
        <w:tabs>
          <w:tab w:val="num" w:pos="1440"/>
        </w:tabs>
        <w:ind w:left="1440" w:hanging="360"/>
      </w:pPr>
      <w:rPr>
        <w:rFonts w:ascii="Arial" w:hAnsi="Arial" w:hint="default"/>
      </w:rPr>
    </w:lvl>
    <w:lvl w:ilvl="2" w:tplc="9A8087FC" w:tentative="1">
      <w:start w:val="1"/>
      <w:numFmt w:val="bullet"/>
      <w:lvlText w:val=""/>
      <w:lvlJc w:val="left"/>
      <w:pPr>
        <w:tabs>
          <w:tab w:val="num" w:pos="2160"/>
        </w:tabs>
        <w:ind w:left="2160" w:hanging="360"/>
      </w:pPr>
      <w:rPr>
        <w:rFonts w:ascii="Wingdings" w:hAnsi="Wingdings" w:hint="default"/>
      </w:rPr>
    </w:lvl>
    <w:lvl w:ilvl="3" w:tplc="7640DE6E" w:tentative="1">
      <w:start w:val="1"/>
      <w:numFmt w:val="bullet"/>
      <w:lvlText w:val=""/>
      <w:lvlJc w:val="left"/>
      <w:pPr>
        <w:tabs>
          <w:tab w:val="num" w:pos="2880"/>
        </w:tabs>
        <w:ind w:left="2880" w:hanging="360"/>
      </w:pPr>
      <w:rPr>
        <w:rFonts w:ascii="Wingdings" w:hAnsi="Wingdings" w:hint="default"/>
      </w:rPr>
    </w:lvl>
    <w:lvl w:ilvl="4" w:tplc="CC5A0D48" w:tentative="1">
      <w:start w:val="1"/>
      <w:numFmt w:val="bullet"/>
      <w:lvlText w:val=""/>
      <w:lvlJc w:val="left"/>
      <w:pPr>
        <w:tabs>
          <w:tab w:val="num" w:pos="3600"/>
        </w:tabs>
        <w:ind w:left="3600" w:hanging="360"/>
      </w:pPr>
      <w:rPr>
        <w:rFonts w:ascii="Wingdings" w:hAnsi="Wingdings" w:hint="default"/>
      </w:rPr>
    </w:lvl>
    <w:lvl w:ilvl="5" w:tplc="CDC0F2C2" w:tentative="1">
      <w:start w:val="1"/>
      <w:numFmt w:val="bullet"/>
      <w:lvlText w:val=""/>
      <w:lvlJc w:val="left"/>
      <w:pPr>
        <w:tabs>
          <w:tab w:val="num" w:pos="4320"/>
        </w:tabs>
        <w:ind w:left="4320" w:hanging="360"/>
      </w:pPr>
      <w:rPr>
        <w:rFonts w:ascii="Wingdings" w:hAnsi="Wingdings" w:hint="default"/>
      </w:rPr>
    </w:lvl>
    <w:lvl w:ilvl="6" w:tplc="887A4962" w:tentative="1">
      <w:start w:val="1"/>
      <w:numFmt w:val="bullet"/>
      <w:lvlText w:val=""/>
      <w:lvlJc w:val="left"/>
      <w:pPr>
        <w:tabs>
          <w:tab w:val="num" w:pos="5040"/>
        </w:tabs>
        <w:ind w:left="5040" w:hanging="360"/>
      </w:pPr>
      <w:rPr>
        <w:rFonts w:ascii="Wingdings" w:hAnsi="Wingdings" w:hint="default"/>
      </w:rPr>
    </w:lvl>
    <w:lvl w:ilvl="7" w:tplc="8CB2182C" w:tentative="1">
      <w:start w:val="1"/>
      <w:numFmt w:val="bullet"/>
      <w:lvlText w:val=""/>
      <w:lvlJc w:val="left"/>
      <w:pPr>
        <w:tabs>
          <w:tab w:val="num" w:pos="5760"/>
        </w:tabs>
        <w:ind w:left="5760" w:hanging="360"/>
      </w:pPr>
      <w:rPr>
        <w:rFonts w:ascii="Wingdings" w:hAnsi="Wingdings" w:hint="default"/>
      </w:rPr>
    </w:lvl>
    <w:lvl w:ilvl="8" w:tplc="CCBCC9D0"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5F1003F"/>
    <w:multiLevelType w:val="multilevel"/>
    <w:tmpl w:val="338604FA"/>
    <w:lvl w:ilvl="0">
      <w:start w:val="1"/>
      <w:numFmt w:val="decimal"/>
      <w:lvlText w:val="%1."/>
      <w:legacy w:legacy="1" w:legacySpace="0" w:legacyIndent="576"/>
      <w:lvlJc w:val="left"/>
      <w:pPr>
        <w:ind w:left="576" w:hanging="576"/>
      </w:pPr>
    </w:lvl>
    <w:lvl w:ilvl="1">
      <w:start w:val="1"/>
      <w:numFmt w:val="decimal"/>
      <w:lvlText w:val="%1.%2"/>
      <w:legacy w:legacy="1" w:legacySpace="0" w:legacyIndent="576"/>
      <w:lvlJc w:val="left"/>
      <w:pPr>
        <w:ind w:left="1152" w:hanging="576"/>
      </w:pPr>
      <w:rPr>
        <w:rFonts w:ascii="Tms Rmn" w:hAnsi="Tms Rmn" w:hint="default"/>
      </w:rPr>
    </w:lvl>
    <w:lvl w:ilvl="2">
      <w:start w:val="1"/>
      <w:numFmt w:val="decimal"/>
      <w:lvlText w:val="%1.%2.%3"/>
      <w:legacy w:legacy="1" w:legacySpace="0" w:legacyIndent="720"/>
      <w:lvlJc w:val="left"/>
      <w:pPr>
        <w:ind w:left="1872" w:hanging="720"/>
      </w:pPr>
      <w:rPr>
        <w:rFonts w:ascii="Tms Rmn" w:hAnsi="Tms Rmn" w:hint="default"/>
      </w:rPr>
    </w:lvl>
    <w:lvl w:ilvl="3">
      <w:numFmt w:val="none"/>
      <w:lvlText w:val=""/>
      <w:legacy w:legacy="1" w:legacySpace="0" w:legacyIndent="0"/>
      <w:lvlJc w:val="right"/>
      <w:rPr>
        <w:rFonts w:ascii="Tms Rmn" w:hAnsi="Tms Rmn" w:hint="default"/>
      </w:rPr>
    </w:lvl>
    <w:lvl w:ilvl="4">
      <w:numFmt w:val="none"/>
      <w:lvlText w:val=""/>
      <w:legacy w:legacy="1" w:legacySpace="0" w:legacyIndent="0"/>
      <w:lvlJc w:val="right"/>
      <w:rPr>
        <w:rFonts w:ascii="Tms Rmn" w:hAnsi="Tms Rmn" w:hint="default"/>
      </w:rPr>
    </w:lvl>
    <w:lvl w:ilvl="5">
      <w:numFmt w:val="none"/>
      <w:lvlText w:val=""/>
      <w:legacy w:legacy="1" w:legacySpace="0" w:legacyIndent="0"/>
      <w:lvlJc w:val="right"/>
      <w:rPr>
        <w:rFonts w:ascii="Tms Rmn" w:hAnsi="Tms Rmn" w:hint="default"/>
      </w:rPr>
    </w:lvl>
    <w:lvl w:ilvl="6">
      <w:numFmt w:val="none"/>
      <w:lvlText w:val=""/>
      <w:legacy w:legacy="1" w:legacySpace="0" w:legacyIndent="0"/>
      <w:lvlJc w:val="right"/>
      <w:rPr>
        <w:rFonts w:ascii="Tms Rmn" w:hAnsi="Tms Rmn" w:hint="default"/>
      </w:rPr>
    </w:lvl>
    <w:lvl w:ilvl="7">
      <w:numFmt w:val="none"/>
      <w:lvlText w:val=""/>
      <w:legacy w:legacy="1" w:legacySpace="0" w:legacyIndent="0"/>
      <w:lvlJc w:val="right"/>
      <w:rPr>
        <w:rFonts w:ascii="Tms Rmn" w:hAnsi="Tms Rmn" w:hint="default"/>
      </w:rPr>
    </w:lvl>
    <w:lvl w:ilvl="8">
      <w:numFmt w:val="none"/>
      <w:lvlText w:val=""/>
      <w:legacy w:legacy="1" w:legacySpace="0" w:legacyIndent="0"/>
      <w:lvlJc w:val="right"/>
      <w:rPr>
        <w:rFonts w:ascii="Tms Rmn" w:hAnsi="Tms Rmn" w:hint="default"/>
      </w:rPr>
    </w:lvl>
  </w:abstractNum>
  <w:abstractNum w:abstractNumId="12" w15:restartNumberingAfterBreak="0">
    <w:nsid w:val="46D36221"/>
    <w:multiLevelType w:val="hybridMultilevel"/>
    <w:tmpl w:val="949CD2C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B361855"/>
    <w:multiLevelType w:val="hybridMultilevel"/>
    <w:tmpl w:val="3DD8F05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507C5935"/>
    <w:multiLevelType w:val="hybridMultilevel"/>
    <w:tmpl w:val="FE5464D0"/>
    <w:lvl w:ilvl="0" w:tplc="1F94BCA2">
      <w:start w:val="1"/>
      <w:numFmt w:val="bullet"/>
      <w:lvlText w:val=""/>
      <w:lvlJc w:val="left"/>
      <w:pPr>
        <w:tabs>
          <w:tab w:val="num" w:pos="720"/>
        </w:tabs>
        <w:ind w:left="720" w:hanging="360"/>
      </w:pPr>
      <w:rPr>
        <w:rFonts w:ascii="Wingdings" w:hAnsi="Wingdings" w:hint="default"/>
      </w:rPr>
    </w:lvl>
    <w:lvl w:ilvl="1" w:tplc="40380EC2" w:tentative="1">
      <w:start w:val="1"/>
      <w:numFmt w:val="bullet"/>
      <w:lvlText w:val=""/>
      <w:lvlJc w:val="left"/>
      <w:pPr>
        <w:tabs>
          <w:tab w:val="num" w:pos="1440"/>
        </w:tabs>
        <w:ind w:left="1440" w:hanging="360"/>
      </w:pPr>
      <w:rPr>
        <w:rFonts w:ascii="Wingdings" w:hAnsi="Wingdings" w:hint="default"/>
      </w:rPr>
    </w:lvl>
    <w:lvl w:ilvl="2" w:tplc="A2F881E6" w:tentative="1">
      <w:start w:val="1"/>
      <w:numFmt w:val="bullet"/>
      <w:lvlText w:val=""/>
      <w:lvlJc w:val="left"/>
      <w:pPr>
        <w:tabs>
          <w:tab w:val="num" w:pos="2160"/>
        </w:tabs>
        <w:ind w:left="2160" w:hanging="360"/>
      </w:pPr>
      <w:rPr>
        <w:rFonts w:ascii="Wingdings" w:hAnsi="Wingdings" w:hint="default"/>
      </w:rPr>
    </w:lvl>
    <w:lvl w:ilvl="3" w:tplc="CEAEA74A" w:tentative="1">
      <w:start w:val="1"/>
      <w:numFmt w:val="bullet"/>
      <w:lvlText w:val=""/>
      <w:lvlJc w:val="left"/>
      <w:pPr>
        <w:tabs>
          <w:tab w:val="num" w:pos="2880"/>
        </w:tabs>
        <w:ind w:left="2880" w:hanging="360"/>
      </w:pPr>
      <w:rPr>
        <w:rFonts w:ascii="Wingdings" w:hAnsi="Wingdings" w:hint="default"/>
      </w:rPr>
    </w:lvl>
    <w:lvl w:ilvl="4" w:tplc="5CB05098" w:tentative="1">
      <w:start w:val="1"/>
      <w:numFmt w:val="bullet"/>
      <w:lvlText w:val=""/>
      <w:lvlJc w:val="left"/>
      <w:pPr>
        <w:tabs>
          <w:tab w:val="num" w:pos="3600"/>
        </w:tabs>
        <w:ind w:left="3600" w:hanging="360"/>
      </w:pPr>
      <w:rPr>
        <w:rFonts w:ascii="Wingdings" w:hAnsi="Wingdings" w:hint="default"/>
      </w:rPr>
    </w:lvl>
    <w:lvl w:ilvl="5" w:tplc="34EA3B8C" w:tentative="1">
      <w:start w:val="1"/>
      <w:numFmt w:val="bullet"/>
      <w:lvlText w:val=""/>
      <w:lvlJc w:val="left"/>
      <w:pPr>
        <w:tabs>
          <w:tab w:val="num" w:pos="4320"/>
        </w:tabs>
        <w:ind w:left="4320" w:hanging="360"/>
      </w:pPr>
      <w:rPr>
        <w:rFonts w:ascii="Wingdings" w:hAnsi="Wingdings" w:hint="default"/>
      </w:rPr>
    </w:lvl>
    <w:lvl w:ilvl="6" w:tplc="BE8CAE4C" w:tentative="1">
      <w:start w:val="1"/>
      <w:numFmt w:val="bullet"/>
      <w:lvlText w:val=""/>
      <w:lvlJc w:val="left"/>
      <w:pPr>
        <w:tabs>
          <w:tab w:val="num" w:pos="5040"/>
        </w:tabs>
        <w:ind w:left="5040" w:hanging="360"/>
      </w:pPr>
      <w:rPr>
        <w:rFonts w:ascii="Wingdings" w:hAnsi="Wingdings" w:hint="default"/>
      </w:rPr>
    </w:lvl>
    <w:lvl w:ilvl="7" w:tplc="15442240" w:tentative="1">
      <w:start w:val="1"/>
      <w:numFmt w:val="bullet"/>
      <w:lvlText w:val=""/>
      <w:lvlJc w:val="left"/>
      <w:pPr>
        <w:tabs>
          <w:tab w:val="num" w:pos="5760"/>
        </w:tabs>
        <w:ind w:left="5760" w:hanging="360"/>
      </w:pPr>
      <w:rPr>
        <w:rFonts w:ascii="Wingdings" w:hAnsi="Wingdings" w:hint="default"/>
      </w:rPr>
    </w:lvl>
    <w:lvl w:ilvl="8" w:tplc="4C4C7BB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2E31C1D"/>
    <w:multiLevelType w:val="hybridMultilevel"/>
    <w:tmpl w:val="78C0F3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579248D2"/>
    <w:multiLevelType w:val="hybridMultilevel"/>
    <w:tmpl w:val="AA563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0E1CFF"/>
    <w:multiLevelType w:val="hybridMultilevel"/>
    <w:tmpl w:val="46965B68"/>
    <w:lvl w:ilvl="0" w:tplc="A6D26D08">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FC02C9"/>
    <w:multiLevelType w:val="hybridMultilevel"/>
    <w:tmpl w:val="EFF4EDC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9" w15:restartNumberingAfterBreak="0">
    <w:nsid w:val="61DA25B9"/>
    <w:multiLevelType w:val="multilevel"/>
    <w:tmpl w:val="CBF4D144"/>
    <w:lvl w:ilvl="0">
      <w:start w:val="1"/>
      <w:numFmt w:val="decimal"/>
      <w:lvlText w:val="%1."/>
      <w:lvlJc w:val="left"/>
      <w:pPr>
        <w:tabs>
          <w:tab w:val="num" w:pos="576"/>
        </w:tabs>
        <w:ind w:left="576" w:hanging="576"/>
      </w:pPr>
      <w:rPr>
        <w:rFonts w:hint="default"/>
      </w:rPr>
    </w:lvl>
    <w:lvl w:ilvl="1">
      <w:start w:val="1"/>
      <w:numFmt w:val="decimal"/>
      <w:lvlText w:val="%1.%2"/>
      <w:lvlJc w:val="left"/>
      <w:pPr>
        <w:tabs>
          <w:tab w:val="num" w:pos="1152"/>
        </w:tabs>
        <w:ind w:left="1152" w:hanging="576"/>
      </w:pPr>
      <w:rPr>
        <w:rFonts w:ascii="Tms Rmn" w:hAnsi="Tms Rmn" w:hint="default"/>
      </w:rPr>
    </w:lvl>
    <w:lvl w:ilvl="2">
      <w:start w:val="1"/>
      <w:numFmt w:val="decimal"/>
      <w:lvlText w:val="%1.%2.%3"/>
      <w:lvlJc w:val="left"/>
      <w:pPr>
        <w:tabs>
          <w:tab w:val="num" w:pos="1872"/>
        </w:tabs>
        <w:ind w:left="1872" w:hanging="720"/>
      </w:pPr>
      <w:rPr>
        <w:rFonts w:ascii="Tms Rmn" w:hAnsi="Tms Rmn" w:hint="default"/>
      </w:rPr>
    </w:lvl>
    <w:lvl w:ilvl="3">
      <w:numFmt w:val="none"/>
      <w:lvlText w:val=""/>
      <w:lvlJc w:val="left"/>
      <w:pPr>
        <w:tabs>
          <w:tab w:val="num" w:pos="0"/>
        </w:tabs>
        <w:ind w:left="0" w:firstLine="0"/>
      </w:pPr>
      <w:rPr>
        <w:rFonts w:ascii="Tms Rmn" w:hAnsi="Tms Rmn" w:hint="default"/>
      </w:rPr>
    </w:lvl>
    <w:lvl w:ilvl="4">
      <w:numFmt w:val="none"/>
      <w:lvlText w:val=""/>
      <w:lvlJc w:val="left"/>
      <w:pPr>
        <w:tabs>
          <w:tab w:val="num" w:pos="0"/>
        </w:tabs>
        <w:ind w:left="0" w:firstLine="0"/>
      </w:pPr>
      <w:rPr>
        <w:rFonts w:ascii="Tms Rmn" w:hAnsi="Tms Rmn" w:hint="default"/>
      </w:rPr>
    </w:lvl>
    <w:lvl w:ilvl="5">
      <w:numFmt w:val="none"/>
      <w:lvlText w:val=""/>
      <w:lvlJc w:val="left"/>
      <w:pPr>
        <w:tabs>
          <w:tab w:val="num" w:pos="0"/>
        </w:tabs>
        <w:ind w:left="0" w:firstLine="0"/>
      </w:pPr>
      <w:rPr>
        <w:rFonts w:ascii="Tms Rmn" w:hAnsi="Tms Rmn" w:hint="default"/>
      </w:rPr>
    </w:lvl>
    <w:lvl w:ilvl="6">
      <w:numFmt w:val="none"/>
      <w:lvlText w:val=""/>
      <w:lvlJc w:val="left"/>
      <w:pPr>
        <w:tabs>
          <w:tab w:val="num" w:pos="0"/>
        </w:tabs>
        <w:ind w:left="0" w:firstLine="0"/>
      </w:pPr>
      <w:rPr>
        <w:rFonts w:ascii="Tms Rmn" w:hAnsi="Tms Rmn" w:hint="default"/>
      </w:rPr>
    </w:lvl>
    <w:lvl w:ilvl="7">
      <w:numFmt w:val="none"/>
      <w:lvlText w:val=""/>
      <w:lvlJc w:val="left"/>
      <w:pPr>
        <w:tabs>
          <w:tab w:val="num" w:pos="0"/>
        </w:tabs>
        <w:ind w:left="0" w:firstLine="0"/>
      </w:pPr>
      <w:rPr>
        <w:rFonts w:ascii="Tms Rmn" w:hAnsi="Tms Rmn" w:hint="default"/>
      </w:rPr>
    </w:lvl>
    <w:lvl w:ilvl="8">
      <w:numFmt w:val="none"/>
      <w:lvlText w:val=""/>
      <w:lvlJc w:val="left"/>
      <w:pPr>
        <w:tabs>
          <w:tab w:val="num" w:pos="0"/>
        </w:tabs>
        <w:ind w:left="0" w:firstLine="0"/>
      </w:pPr>
      <w:rPr>
        <w:rFonts w:ascii="Tms Rmn" w:hAnsi="Tms Rmn" w:hint="default"/>
      </w:rPr>
    </w:lvl>
  </w:abstractNum>
  <w:abstractNum w:abstractNumId="20" w15:restartNumberingAfterBreak="0">
    <w:nsid w:val="6BC232AB"/>
    <w:multiLevelType w:val="hybridMultilevel"/>
    <w:tmpl w:val="E8EEA62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75D53D4C"/>
    <w:multiLevelType w:val="hybridMultilevel"/>
    <w:tmpl w:val="B122E8D8"/>
    <w:lvl w:ilvl="0" w:tplc="53C2A6F8">
      <w:start w:val="1"/>
      <w:numFmt w:val="bullet"/>
      <w:lvlText w:val=""/>
      <w:lvlJc w:val="left"/>
      <w:pPr>
        <w:ind w:left="720" w:hanging="360"/>
      </w:pPr>
      <w:rPr>
        <w:rFonts w:ascii="Symbol" w:hAnsi="Symbol" w:hint="default"/>
        <w:lang w:bidi="he-IL"/>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78511C2F"/>
    <w:multiLevelType w:val="hybridMultilevel"/>
    <w:tmpl w:val="BF1071D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3" w15:restartNumberingAfterBreak="0">
    <w:nsid w:val="78883C25"/>
    <w:multiLevelType w:val="multilevel"/>
    <w:tmpl w:val="D6BA3274"/>
    <w:lvl w:ilvl="0">
      <w:start w:val="1"/>
      <w:numFmt w:val="decimal"/>
      <w:lvlText w:val="%1."/>
      <w:lvlJc w:val="left"/>
      <w:pPr>
        <w:tabs>
          <w:tab w:val="num" w:pos="576"/>
        </w:tabs>
        <w:ind w:left="576" w:hanging="576"/>
      </w:pPr>
      <w:rPr>
        <w:rFonts w:hint="default"/>
      </w:rPr>
    </w:lvl>
    <w:lvl w:ilvl="1">
      <w:start w:val="1"/>
      <w:numFmt w:val="decimal"/>
      <w:lvlText w:val="%1.%2"/>
      <w:lvlJc w:val="left"/>
      <w:pPr>
        <w:tabs>
          <w:tab w:val="num" w:pos="1152"/>
        </w:tabs>
        <w:ind w:left="1152" w:hanging="576"/>
      </w:pPr>
      <w:rPr>
        <w:rFonts w:ascii="Tms Rmn" w:hAnsi="Tms Rmn" w:hint="default"/>
      </w:rPr>
    </w:lvl>
    <w:lvl w:ilvl="2">
      <w:start w:val="1"/>
      <w:numFmt w:val="decimal"/>
      <w:lvlText w:val="%1.%2.%3"/>
      <w:lvlJc w:val="left"/>
      <w:pPr>
        <w:tabs>
          <w:tab w:val="num" w:pos="1872"/>
        </w:tabs>
        <w:ind w:left="1872" w:hanging="720"/>
      </w:pPr>
      <w:rPr>
        <w:rFonts w:ascii="Tms Rmn" w:hAnsi="Tms Rmn" w:hint="default"/>
      </w:rPr>
    </w:lvl>
    <w:lvl w:ilvl="3">
      <w:numFmt w:val="none"/>
      <w:lvlText w:val=""/>
      <w:lvlJc w:val="left"/>
      <w:pPr>
        <w:tabs>
          <w:tab w:val="num" w:pos="0"/>
        </w:tabs>
        <w:ind w:left="0" w:firstLine="0"/>
      </w:pPr>
      <w:rPr>
        <w:rFonts w:ascii="Tms Rmn" w:hAnsi="Tms Rmn" w:hint="default"/>
      </w:rPr>
    </w:lvl>
    <w:lvl w:ilvl="4">
      <w:numFmt w:val="none"/>
      <w:lvlText w:val=""/>
      <w:lvlJc w:val="left"/>
      <w:pPr>
        <w:tabs>
          <w:tab w:val="num" w:pos="0"/>
        </w:tabs>
        <w:ind w:left="0" w:firstLine="0"/>
      </w:pPr>
      <w:rPr>
        <w:rFonts w:ascii="Tms Rmn" w:hAnsi="Tms Rmn" w:hint="default"/>
      </w:rPr>
    </w:lvl>
    <w:lvl w:ilvl="5">
      <w:numFmt w:val="none"/>
      <w:lvlText w:val=""/>
      <w:lvlJc w:val="left"/>
      <w:pPr>
        <w:tabs>
          <w:tab w:val="num" w:pos="0"/>
        </w:tabs>
        <w:ind w:left="0" w:firstLine="0"/>
      </w:pPr>
      <w:rPr>
        <w:rFonts w:ascii="Tms Rmn" w:hAnsi="Tms Rmn" w:hint="default"/>
      </w:rPr>
    </w:lvl>
    <w:lvl w:ilvl="6">
      <w:numFmt w:val="none"/>
      <w:lvlText w:val=""/>
      <w:lvlJc w:val="left"/>
      <w:pPr>
        <w:tabs>
          <w:tab w:val="num" w:pos="0"/>
        </w:tabs>
        <w:ind w:left="0" w:firstLine="0"/>
      </w:pPr>
      <w:rPr>
        <w:rFonts w:ascii="Tms Rmn" w:hAnsi="Tms Rmn" w:hint="default"/>
      </w:rPr>
    </w:lvl>
    <w:lvl w:ilvl="7">
      <w:numFmt w:val="none"/>
      <w:lvlText w:val=""/>
      <w:lvlJc w:val="left"/>
      <w:pPr>
        <w:tabs>
          <w:tab w:val="num" w:pos="0"/>
        </w:tabs>
        <w:ind w:left="0" w:firstLine="0"/>
      </w:pPr>
      <w:rPr>
        <w:rFonts w:ascii="Tms Rmn" w:hAnsi="Tms Rmn" w:hint="default"/>
      </w:rPr>
    </w:lvl>
    <w:lvl w:ilvl="8">
      <w:numFmt w:val="none"/>
      <w:lvlText w:val=""/>
      <w:lvlJc w:val="left"/>
      <w:pPr>
        <w:tabs>
          <w:tab w:val="num" w:pos="0"/>
        </w:tabs>
        <w:ind w:left="0" w:firstLine="0"/>
      </w:pPr>
      <w:rPr>
        <w:rFonts w:ascii="Tms Rmn" w:hAnsi="Tms Rmn" w:hint="default"/>
      </w:rPr>
    </w:lvl>
  </w:abstractNum>
  <w:abstractNum w:abstractNumId="24" w15:restartNumberingAfterBreak="0">
    <w:nsid w:val="7DBA24C4"/>
    <w:multiLevelType w:val="hybridMultilevel"/>
    <w:tmpl w:val="92B6CE4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65636212">
    <w:abstractNumId w:val="11"/>
  </w:num>
  <w:num w:numId="2" w16cid:durableId="473916356">
    <w:abstractNumId w:val="19"/>
  </w:num>
  <w:num w:numId="3" w16cid:durableId="1608734709">
    <w:abstractNumId w:val="23"/>
  </w:num>
  <w:num w:numId="4" w16cid:durableId="2077242180">
    <w:abstractNumId w:val="6"/>
  </w:num>
  <w:num w:numId="5" w16cid:durableId="1267738633">
    <w:abstractNumId w:val="17"/>
  </w:num>
  <w:num w:numId="6" w16cid:durableId="447623605">
    <w:abstractNumId w:val="16"/>
  </w:num>
  <w:num w:numId="7" w16cid:durableId="924920435">
    <w:abstractNumId w:val="7"/>
  </w:num>
  <w:num w:numId="8" w16cid:durableId="1317030562">
    <w:abstractNumId w:val="12"/>
  </w:num>
  <w:num w:numId="9" w16cid:durableId="1143079131">
    <w:abstractNumId w:val="5"/>
  </w:num>
  <w:num w:numId="10" w16cid:durableId="1811357389">
    <w:abstractNumId w:val="0"/>
  </w:num>
  <w:num w:numId="11" w16cid:durableId="52429466">
    <w:abstractNumId w:val="14"/>
  </w:num>
  <w:num w:numId="12" w16cid:durableId="212498093">
    <w:abstractNumId w:val="10"/>
  </w:num>
  <w:num w:numId="13" w16cid:durableId="286358616">
    <w:abstractNumId w:val="18"/>
  </w:num>
  <w:num w:numId="14" w16cid:durableId="1142387340">
    <w:abstractNumId w:val="9"/>
  </w:num>
  <w:num w:numId="15" w16cid:durableId="1267497131">
    <w:abstractNumId w:val="2"/>
  </w:num>
  <w:num w:numId="16" w16cid:durableId="377168083">
    <w:abstractNumId w:val="21"/>
  </w:num>
  <w:num w:numId="17" w16cid:durableId="1430807752">
    <w:abstractNumId w:val="4"/>
  </w:num>
  <w:num w:numId="18" w16cid:durableId="163202354">
    <w:abstractNumId w:val="13"/>
  </w:num>
  <w:num w:numId="19" w16cid:durableId="550967532">
    <w:abstractNumId w:val="1"/>
  </w:num>
  <w:num w:numId="20" w16cid:durableId="1915777348">
    <w:abstractNumId w:val="3"/>
  </w:num>
  <w:num w:numId="21" w16cid:durableId="1515344633">
    <w:abstractNumId w:val="15"/>
  </w:num>
  <w:num w:numId="22" w16cid:durableId="1594390538">
    <w:abstractNumId w:val="24"/>
  </w:num>
  <w:num w:numId="23" w16cid:durableId="105465134">
    <w:abstractNumId w:val="8"/>
  </w:num>
  <w:num w:numId="24" w16cid:durableId="956715880">
    <w:abstractNumId w:val="22"/>
  </w:num>
  <w:num w:numId="25" w16cid:durableId="138690640">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יוסי ירון">
    <w15:presenceInfo w15:providerId="AD" w15:userId="S::1002014780@eduil.net::bed3eefe-1ac8-4381-a2a9-1849540e9b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DFF"/>
    <w:rsid w:val="000044BE"/>
    <w:rsid w:val="0000604D"/>
    <w:rsid w:val="00014B15"/>
    <w:rsid w:val="000311F2"/>
    <w:rsid w:val="000413C6"/>
    <w:rsid w:val="0004408E"/>
    <w:rsid w:val="00051207"/>
    <w:rsid w:val="00051F5D"/>
    <w:rsid w:val="000564C5"/>
    <w:rsid w:val="00064019"/>
    <w:rsid w:val="00074C85"/>
    <w:rsid w:val="0008231A"/>
    <w:rsid w:val="000825AD"/>
    <w:rsid w:val="000920AC"/>
    <w:rsid w:val="000934ED"/>
    <w:rsid w:val="000937C2"/>
    <w:rsid w:val="00094889"/>
    <w:rsid w:val="000A25C1"/>
    <w:rsid w:val="000A319D"/>
    <w:rsid w:val="000B4894"/>
    <w:rsid w:val="000B699B"/>
    <w:rsid w:val="000E5EAB"/>
    <w:rsid w:val="000E7BFD"/>
    <w:rsid w:val="000F05E3"/>
    <w:rsid w:val="000F1BF4"/>
    <w:rsid w:val="000F507D"/>
    <w:rsid w:val="0010219A"/>
    <w:rsid w:val="00103728"/>
    <w:rsid w:val="00111EEA"/>
    <w:rsid w:val="00112179"/>
    <w:rsid w:val="001171B3"/>
    <w:rsid w:val="0012638B"/>
    <w:rsid w:val="001365EF"/>
    <w:rsid w:val="001368EB"/>
    <w:rsid w:val="001418BC"/>
    <w:rsid w:val="00141A0E"/>
    <w:rsid w:val="00146310"/>
    <w:rsid w:val="00150281"/>
    <w:rsid w:val="00152E51"/>
    <w:rsid w:val="0015309A"/>
    <w:rsid w:val="001566AE"/>
    <w:rsid w:val="001608A0"/>
    <w:rsid w:val="00182A75"/>
    <w:rsid w:val="00184316"/>
    <w:rsid w:val="001853D1"/>
    <w:rsid w:val="0019052D"/>
    <w:rsid w:val="00193079"/>
    <w:rsid w:val="001B23A6"/>
    <w:rsid w:val="001B3BA0"/>
    <w:rsid w:val="001B7B87"/>
    <w:rsid w:val="001C3E90"/>
    <w:rsid w:val="001D5C3E"/>
    <w:rsid w:val="001E0D7E"/>
    <w:rsid w:val="001F708C"/>
    <w:rsid w:val="00201741"/>
    <w:rsid w:val="00206308"/>
    <w:rsid w:val="002176BF"/>
    <w:rsid w:val="00226F0C"/>
    <w:rsid w:val="00263437"/>
    <w:rsid w:val="00263DC6"/>
    <w:rsid w:val="00265C08"/>
    <w:rsid w:val="0026771A"/>
    <w:rsid w:val="00271342"/>
    <w:rsid w:val="002812A2"/>
    <w:rsid w:val="00292C54"/>
    <w:rsid w:val="002A1B59"/>
    <w:rsid w:val="002A390B"/>
    <w:rsid w:val="002B0F43"/>
    <w:rsid w:val="002D6BB7"/>
    <w:rsid w:val="002E30D4"/>
    <w:rsid w:val="002E4161"/>
    <w:rsid w:val="002F3CE7"/>
    <w:rsid w:val="00304A96"/>
    <w:rsid w:val="00305617"/>
    <w:rsid w:val="003201AA"/>
    <w:rsid w:val="00320B8C"/>
    <w:rsid w:val="00324370"/>
    <w:rsid w:val="003315FC"/>
    <w:rsid w:val="003324F8"/>
    <w:rsid w:val="003342E5"/>
    <w:rsid w:val="003370B2"/>
    <w:rsid w:val="003443C4"/>
    <w:rsid w:val="00350B35"/>
    <w:rsid w:val="00355E01"/>
    <w:rsid w:val="00357768"/>
    <w:rsid w:val="003614E7"/>
    <w:rsid w:val="00363D70"/>
    <w:rsid w:val="003669AC"/>
    <w:rsid w:val="00370FF1"/>
    <w:rsid w:val="00380368"/>
    <w:rsid w:val="00382C07"/>
    <w:rsid w:val="0038363A"/>
    <w:rsid w:val="00384365"/>
    <w:rsid w:val="00385C2F"/>
    <w:rsid w:val="003915A6"/>
    <w:rsid w:val="00391C09"/>
    <w:rsid w:val="003A1E50"/>
    <w:rsid w:val="003B1780"/>
    <w:rsid w:val="003B33E5"/>
    <w:rsid w:val="003C2825"/>
    <w:rsid w:val="003C7EC3"/>
    <w:rsid w:val="003D1DE1"/>
    <w:rsid w:val="003D7F68"/>
    <w:rsid w:val="003D7FE7"/>
    <w:rsid w:val="003E0046"/>
    <w:rsid w:val="003E6A77"/>
    <w:rsid w:val="003F3AB0"/>
    <w:rsid w:val="003F40FB"/>
    <w:rsid w:val="003F5637"/>
    <w:rsid w:val="003F62CD"/>
    <w:rsid w:val="003F72BF"/>
    <w:rsid w:val="00414087"/>
    <w:rsid w:val="0042175F"/>
    <w:rsid w:val="004270E2"/>
    <w:rsid w:val="00430385"/>
    <w:rsid w:val="00432002"/>
    <w:rsid w:val="004333A3"/>
    <w:rsid w:val="004543E0"/>
    <w:rsid w:val="00460EA9"/>
    <w:rsid w:val="00463A08"/>
    <w:rsid w:val="0046657C"/>
    <w:rsid w:val="0047702B"/>
    <w:rsid w:val="004824CD"/>
    <w:rsid w:val="0048281B"/>
    <w:rsid w:val="004835B1"/>
    <w:rsid w:val="004909D5"/>
    <w:rsid w:val="00490C98"/>
    <w:rsid w:val="004A2318"/>
    <w:rsid w:val="004A4709"/>
    <w:rsid w:val="004A7ED8"/>
    <w:rsid w:val="004D4B82"/>
    <w:rsid w:val="004D5A9D"/>
    <w:rsid w:val="004D7A8E"/>
    <w:rsid w:val="004E4AB0"/>
    <w:rsid w:val="004F3130"/>
    <w:rsid w:val="005024A1"/>
    <w:rsid w:val="00503D62"/>
    <w:rsid w:val="00505B49"/>
    <w:rsid w:val="00526409"/>
    <w:rsid w:val="005276C1"/>
    <w:rsid w:val="0053357E"/>
    <w:rsid w:val="00535480"/>
    <w:rsid w:val="0054684D"/>
    <w:rsid w:val="00546FEC"/>
    <w:rsid w:val="00551F40"/>
    <w:rsid w:val="00561E21"/>
    <w:rsid w:val="00565D32"/>
    <w:rsid w:val="00567D77"/>
    <w:rsid w:val="00573B4F"/>
    <w:rsid w:val="00574921"/>
    <w:rsid w:val="00577292"/>
    <w:rsid w:val="005A45E6"/>
    <w:rsid w:val="005A6268"/>
    <w:rsid w:val="005C17D9"/>
    <w:rsid w:val="005C32ED"/>
    <w:rsid w:val="005D22CB"/>
    <w:rsid w:val="005D24D6"/>
    <w:rsid w:val="005D3105"/>
    <w:rsid w:val="005D4658"/>
    <w:rsid w:val="005E3360"/>
    <w:rsid w:val="005E33D0"/>
    <w:rsid w:val="005F08B9"/>
    <w:rsid w:val="005F571A"/>
    <w:rsid w:val="00602A54"/>
    <w:rsid w:val="00603CB5"/>
    <w:rsid w:val="00614536"/>
    <w:rsid w:val="006278D6"/>
    <w:rsid w:val="00627A67"/>
    <w:rsid w:val="006313EE"/>
    <w:rsid w:val="00631409"/>
    <w:rsid w:val="00634C06"/>
    <w:rsid w:val="00636141"/>
    <w:rsid w:val="0064528A"/>
    <w:rsid w:val="0064586C"/>
    <w:rsid w:val="00651711"/>
    <w:rsid w:val="00654E77"/>
    <w:rsid w:val="00657451"/>
    <w:rsid w:val="006601D4"/>
    <w:rsid w:val="00667F5F"/>
    <w:rsid w:val="006746F9"/>
    <w:rsid w:val="00677F14"/>
    <w:rsid w:val="006857F7"/>
    <w:rsid w:val="006908D0"/>
    <w:rsid w:val="006A2E08"/>
    <w:rsid w:val="006A3ABE"/>
    <w:rsid w:val="006A6F68"/>
    <w:rsid w:val="006B0E49"/>
    <w:rsid w:val="006B4055"/>
    <w:rsid w:val="006B4E00"/>
    <w:rsid w:val="006B5EEC"/>
    <w:rsid w:val="006C010A"/>
    <w:rsid w:val="006C608F"/>
    <w:rsid w:val="006D4F78"/>
    <w:rsid w:val="006E0ED6"/>
    <w:rsid w:val="006E2BFB"/>
    <w:rsid w:val="006F6B5C"/>
    <w:rsid w:val="007061BE"/>
    <w:rsid w:val="007065C3"/>
    <w:rsid w:val="007122DA"/>
    <w:rsid w:val="00733A8D"/>
    <w:rsid w:val="0074517D"/>
    <w:rsid w:val="007478A5"/>
    <w:rsid w:val="007520FE"/>
    <w:rsid w:val="00760192"/>
    <w:rsid w:val="00761CFD"/>
    <w:rsid w:val="00775D16"/>
    <w:rsid w:val="00776C40"/>
    <w:rsid w:val="00776E49"/>
    <w:rsid w:val="007774BD"/>
    <w:rsid w:val="00783E03"/>
    <w:rsid w:val="00786B42"/>
    <w:rsid w:val="00790FC3"/>
    <w:rsid w:val="007A06C1"/>
    <w:rsid w:val="007A5985"/>
    <w:rsid w:val="007B1379"/>
    <w:rsid w:val="007B6880"/>
    <w:rsid w:val="007D4161"/>
    <w:rsid w:val="007D5B65"/>
    <w:rsid w:val="007D5E8E"/>
    <w:rsid w:val="007E1169"/>
    <w:rsid w:val="007E18C4"/>
    <w:rsid w:val="0080093F"/>
    <w:rsid w:val="00804920"/>
    <w:rsid w:val="0083647D"/>
    <w:rsid w:val="00843CED"/>
    <w:rsid w:val="00857D67"/>
    <w:rsid w:val="00873700"/>
    <w:rsid w:val="0087410E"/>
    <w:rsid w:val="00891D5A"/>
    <w:rsid w:val="008A56A2"/>
    <w:rsid w:val="008A5E46"/>
    <w:rsid w:val="008A5EAB"/>
    <w:rsid w:val="008B2207"/>
    <w:rsid w:val="008B25C0"/>
    <w:rsid w:val="008B7BBE"/>
    <w:rsid w:val="008C297C"/>
    <w:rsid w:val="008C4783"/>
    <w:rsid w:val="008C6A5C"/>
    <w:rsid w:val="008D50AB"/>
    <w:rsid w:val="009035EC"/>
    <w:rsid w:val="009059C4"/>
    <w:rsid w:val="009257D5"/>
    <w:rsid w:val="0093000D"/>
    <w:rsid w:val="00942612"/>
    <w:rsid w:val="00943F6F"/>
    <w:rsid w:val="0094435D"/>
    <w:rsid w:val="00945FE1"/>
    <w:rsid w:val="00955F1C"/>
    <w:rsid w:val="00956F38"/>
    <w:rsid w:val="00963BEC"/>
    <w:rsid w:val="00963FB7"/>
    <w:rsid w:val="00967969"/>
    <w:rsid w:val="0097229D"/>
    <w:rsid w:val="00973D38"/>
    <w:rsid w:val="00974203"/>
    <w:rsid w:val="00980311"/>
    <w:rsid w:val="0098361F"/>
    <w:rsid w:val="00991412"/>
    <w:rsid w:val="009937DD"/>
    <w:rsid w:val="0099597A"/>
    <w:rsid w:val="00995DE7"/>
    <w:rsid w:val="009A08A1"/>
    <w:rsid w:val="009B3413"/>
    <w:rsid w:val="009C6BB8"/>
    <w:rsid w:val="009F0D95"/>
    <w:rsid w:val="009F14D4"/>
    <w:rsid w:val="009F2965"/>
    <w:rsid w:val="00A01D3E"/>
    <w:rsid w:val="00A024D2"/>
    <w:rsid w:val="00A07867"/>
    <w:rsid w:val="00A10274"/>
    <w:rsid w:val="00A102C7"/>
    <w:rsid w:val="00A16429"/>
    <w:rsid w:val="00A1693F"/>
    <w:rsid w:val="00A171F9"/>
    <w:rsid w:val="00A25628"/>
    <w:rsid w:val="00A2797D"/>
    <w:rsid w:val="00A34613"/>
    <w:rsid w:val="00A4228F"/>
    <w:rsid w:val="00A44F04"/>
    <w:rsid w:val="00A51FA3"/>
    <w:rsid w:val="00A52000"/>
    <w:rsid w:val="00A57822"/>
    <w:rsid w:val="00A700D9"/>
    <w:rsid w:val="00A81FC7"/>
    <w:rsid w:val="00A8434B"/>
    <w:rsid w:val="00A85539"/>
    <w:rsid w:val="00A94CCD"/>
    <w:rsid w:val="00A96301"/>
    <w:rsid w:val="00AA089E"/>
    <w:rsid w:val="00AB00C5"/>
    <w:rsid w:val="00AB4CFA"/>
    <w:rsid w:val="00AB6F93"/>
    <w:rsid w:val="00AB7606"/>
    <w:rsid w:val="00AD5A2D"/>
    <w:rsid w:val="00AD72E5"/>
    <w:rsid w:val="00AE2F93"/>
    <w:rsid w:val="00AE79CE"/>
    <w:rsid w:val="00AF6600"/>
    <w:rsid w:val="00B0518D"/>
    <w:rsid w:val="00B077E1"/>
    <w:rsid w:val="00B07BE2"/>
    <w:rsid w:val="00B11841"/>
    <w:rsid w:val="00B158D6"/>
    <w:rsid w:val="00B35AFE"/>
    <w:rsid w:val="00B40B4C"/>
    <w:rsid w:val="00B566B4"/>
    <w:rsid w:val="00B610CA"/>
    <w:rsid w:val="00B614F4"/>
    <w:rsid w:val="00B624D5"/>
    <w:rsid w:val="00B67357"/>
    <w:rsid w:val="00B7362D"/>
    <w:rsid w:val="00B75DE6"/>
    <w:rsid w:val="00B82CC5"/>
    <w:rsid w:val="00B93736"/>
    <w:rsid w:val="00BA0AB8"/>
    <w:rsid w:val="00BA1718"/>
    <w:rsid w:val="00BA1B3D"/>
    <w:rsid w:val="00BB5573"/>
    <w:rsid w:val="00BC306B"/>
    <w:rsid w:val="00BC6B44"/>
    <w:rsid w:val="00BE1A6B"/>
    <w:rsid w:val="00BE4449"/>
    <w:rsid w:val="00BF1EA3"/>
    <w:rsid w:val="00BF4CE7"/>
    <w:rsid w:val="00BF5149"/>
    <w:rsid w:val="00BF7593"/>
    <w:rsid w:val="00C12338"/>
    <w:rsid w:val="00C17833"/>
    <w:rsid w:val="00C20392"/>
    <w:rsid w:val="00C33F9A"/>
    <w:rsid w:val="00C42C9A"/>
    <w:rsid w:val="00C5070A"/>
    <w:rsid w:val="00C63B4D"/>
    <w:rsid w:val="00C64621"/>
    <w:rsid w:val="00C71711"/>
    <w:rsid w:val="00C81455"/>
    <w:rsid w:val="00C97CE6"/>
    <w:rsid w:val="00C97F83"/>
    <w:rsid w:val="00CA0545"/>
    <w:rsid w:val="00CA5922"/>
    <w:rsid w:val="00CB14CC"/>
    <w:rsid w:val="00CB178D"/>
    <w:rsid w:val="00CC0B87"/>
    <w:rsid w:val="00CD418D"/>
    <w:rsid w:val="00CE2DFF"/>
    <w:rsid w:val="00CF187A"/>
    <w:rsid w:val="00CF3873"/>
    <w:rsid w:val="00CF6567"/>
    <w:rsid w:val="00D018AC"/>
    <w:rsid w:val="00D051EE"/>
    <w:rsid w:val="00D121CE"/>
    <w:rsid w:val="00D128F1"/>
    <w:rsid w:val="00D31467"/>
    <w:rsid w:val="00D41A54"/>
    <w:rsid w:val="00D438FC"/>
    <w:rsid w:val="00D5138A"/>
    <w:rsid w:val="00D550C7"/>
    <w:rsid w:val="00D70841"/>
    <w:rsid w:val="00D70B54"/>
    <w:rsid w:val="00D9204F"/>
    <w:rsid w:val="00D93601"/>
    <w:rsid w:val="00DA0B86"/>
    <w:rsid w:val="00DB2ED6"/>
    <w:rsid w:val="00DB630C"/>
    <w:rsid w:val="00DB6897"/>
    <w:rsid w:val="00DC3E74"/>
    <w:rsid w:val="00DD42D4"/>
    <w:rsid w:val="00DE2469"/>
    <w:rsid w:val="00DE2806"/>
    <w:rsid w:val="00DE689D"/>
    <w:rsid w:val="00DF2E57"/>
    <w:rsid w:val="00DF4D59"/>
    <w:rsid w:val="00DF74E3"/>
    <w:rsid w:val="00E02918"/>
    <w:rsid w:val="00E03C36"/>
    <w:rsid w:val="00E10195"/>
    <w:rsid w:val="00E108AE"/>
    <w:rsid w:val="00E11829"/>
    <w:rsid w:val="00E2146F"/>
    <w:rsid w:val="00E27499"/>
    <w:rsid w:val="00E3512E"/>
    <w:rsid w:val="00E36587"/>
    <w:rsid w:val="00E428D4"/>
    <w:rsid w:val="00E5327A"/>
    <w:rsid w:val="00E5596F"/>
    <w:rsid w:val="00E57DE6"/>
    <w:rsid w:val="00E7067C"/>
    <w:rsid w:val="00E73B21"/>
    <w:rsid w:val="00E745E7"/>
    <w:rsid w:val="00E77780"/>
    <w:rsid w:val="00E85698"/>
    <w:rsid w:val="00E87ECA"/>
    <w:rsid w:val="00E909A0"/>
    <w:rsid w:val="00E90E3F"/>
    <w:rsid w:val="00E94F0B"/>
    <w:rsid w:val="00EB3B84"/>
    <w:rsid w:val="00EB5696"/>
    <w:rsid w:val="00EC2F9B"/>
    <w:rsid w:val="00EC789C"/>
    <w:rsid w:val="00ED277B"/>
    <w:rsid w:val="00ED3EE8"/>
    <w:rsid w:val="00ED5171"/>
    <w:rsid w:val="00ED5935"/>
    <w:rsid w:val="00EE05E5"/>
    <w:rsid w:val="00EE5ECF"/>
    <w:rsid w:val="00EE6CED"/>
    <w:rsid w:val="00EF0814"/>
    <w:rsid w:val="00EF5127"/>
    <w:rsid w:val="00F12032"/>
    <w:rsid w:val="00F1236F"/>
    <w:rsid w:val="00F129DC"/>
    <w:rsid w:val="00F16255"/>
    <w:rsid w:val="00F17891"/>
    <w:rsid w:val="00F2224A"/>
    <w:rsid w:val="00F23543"/>
    <w:rsid w:val="00F27874"/>
    <w:rsid w:val="00F32008"/>
    <w:rsid w:val="00F3485B"/>
    <w:rsid w:val="00F41162"/>
    <w:rsid w:val="00F422E3"/>
    <w:rsid w:val="00F45036"/>
    <w:rsid w:val="00F467FA"/>
    <w:rsid w:val="00F60E6B"/>
    <w:rsid w:val="00FA6C10"/>
    <w:rsid w:val="00FB59D8"/>
    <w:rsid w:val="00FB696A"/>
    <w:rsid w:val="00FC375D"/>
    <w:rsid w:val="00FD01E3"/>
    <w:rsid w:val="00FD2375"/>
    <w:rsid w:val="00FD53AA"/>
    <w:rsid w:val="00FD7E4C"/>
    <w:rsid w:val="00FE259C"/>
    <w:rsid w:val="00FE347B"/>
    <w:rsid w:val="00FE432F"/>
    <w:rsid w:val="00FF244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44D939"/>
  <w15:docId w15:val="{E8AB9BA5-2F16-4AF6-B581-423E79314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Miriam"/>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909D5"/>
    <w:pPr>
      <w:bidi/>
      <w:spacing w:line="300" w:lineRule="auto"/>
      <w:jc w:val="both"/>
    </w:pPr>
    <w:rPr>
      <w:rFonts w:cs="David"/>
      <w:sz w:val="22"/>
      <w:szCs w:val="24"/>
    </w:rPr>
  </w:style>
  <w:style w:type="paragraph" w:styleId="Heading1">
    <w:name w:val="heading 1"/>
    <w:basedOn w:val="Normal"/>
    <w:next w:val="Normal"/>
    <w:qFormat/>
    <w:rsid w:val="003915A6"/>
    <w:pPr>
      <w:keepNext/>
      <w:spacing w:before="240" w:after="240" w:line="240" w:lineRule="auto"/>
      <w:outlineLvl w:val="0"/>
    </w:pPr>
    <w:rPr>
      <w:rFonts w:ascii="Arial" w:hAnsi="Arial" w:cs="Narkisim"/>
      <w:b/>
      <w:bCs/>
      <w:kern w:val="28"/>
      <w:sz w:val="48"/>
      <w:szCs w:val="48"/>
      <w:u w:val="single"/>
    </w:rPr>
  </w:style>
  <w:style w:type="paragraph" w:styleId="Heading2">
    <w:name w:val="heading 2"/>
    <w:basedOn w:val="Normal"/>
    <w:next w:val="Normal"/>
    <w:qFormat/>
    <w:rsid w:val="003915A6"/>
    <w:pPr>
      <w:keepNext/>
      <w:spacing w:before="240" w:after="180" w:line="240" w:lineRule="auto"/>
      <w:outlineLvl w:val="1"/>
    </w:pPr>
    <w:rPr>
      <w:rFonts w:ascii="Arial" w:hAnsi="Arial" w:cs="Narkisim"/>
      <w:b/>
      <w:bCs/>
      <w:i/>
      <w:iCs/>
      <w:sz w:val="40"/>
      <w:szCs w:val="40"/>
      <w:u w:val="single"/>
    </w:rPr>
  </w:style>
  <w:style w:type="paragraph" w:styleId="Heading3">
    <w:name w:val="heading 3"/>
    <w:basedOn w:val="Normal"/>
    <w:next w:val="Normal"/>
    <w:qFormat/>
    <w:rsid w:val="003915A6"/>
    <w:pPr>
      <w:keepNext/>
      <w:spacing w:before="240" w:after="60"/>
      <w:outlineLvl w:val="2"/>
    </w:pPr>
    <w:rPr>
      <w:rFonts w:ascii="Arial" w:hAnsi="Arial" w:cs="Narkisim"/>
      <w:b/>
      <w:bCs/>
      <w:sz w:val="32"/>
      <w:szCs w:val="32"/>
      <w:u w:val="single"/>
    </w:rPr>
  </w:style>
  <w:style w:type="paragraph" w:styleId="Heading4">
    <w:name w:val="heading 4"/>
    <w:basedOn w:val="Normal"/>
    <w:next w:val="Normal"/>
    <w:qFormat/>
    <w:rsid w:val="00E03C36"/>
    <w:pPr>
      <w:keepNext/>
      <w:spacing w:before="240" w:after="60"/>
      <w:outlineLvl w:val="3"/>
    </w:pPr>
    <w:rPr>
      <w:rFonts w:cs="Times New Roman"/>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customStyle="1" w:styleId="Title1">
    <w:name w:val="Title1"/>
    <w:basedOn w:val="Heading1"/>
    <w:pPr>
      <w:jc w:val="center"/>
      <w:outlineLvl w:val="9"/>
    </w:pPr>
    <w:rPr>
      <w:rFonts w:ascii="Times New Roman" w:hAnsi="Times New Roman" w:cs="David"/>
      <w:szCs w:val="52"/>
    </w:r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paragraph" w:customStyle="1" w:styleId="Paragraphlevel1">
    <w:name w:val="Paragraph_level1"/>
    <w:basedOn w:val="Normal"/>
    <w:pPr>
      <w:spacing w:line="340" w:lineRule="exact"/>
      <w:ind w:left="576" w:right="576"/>
    </w:pPr>
    <w:rPr>
      <w:sz w:val="26"/>
      <w:szCs w:val="28"/>
    </w:rPr>
  </w:style>
  <w:style w:type="paragraph" w:customStyle="1" w:styleId="Capture">
    <w:name w:val="Capture"/>
    <w:basedOn w:val="Normal"/>
    <w:pPr>
      <w:bidi w:val="0"/>
      <w:spacing w:before="120" w:after="120" w:line="240" w:lineRule="auto"/>
    </w:pPr>
  </w:style>
  <w:style w:type="paragraph" w:styleId="TOC1">
    <w:name w:val="toc 1"/>
    <w:basedOn w:val="Normal"/>
    <w:next w:val="Normal"/>
    <w:autoRedefine/>
    <w:uiPriority w:val="39"/>
    <w:rsid w:val="00CE2DFF"/>
  </w:style>
  <w:style w:type="table" w:styleId="TableGrid">
    <w:name w:val="Table Grid"/>
    <w:basedOn w:val="TableNormal"/>
    <w:rsid w:val="006E2BFB"/>
    <w:pPr>
      <w:bidi/>
      <w:spacing w:line="30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rsid w:val="003A1E50"/>
    <w:pPr>
      <w:ind w:left="220"/>
    </w:pPr>
  </w:style>
  <w:style w:type="paragraph" w:styleId="TOC3">
    <w:name w:val="toc 3"/>
    <w:basedOn w:val="Normal"/>
    <w:next w:val="Normal"/>
    <w:autoRedefine/>
    <w:uiPriority w:val="39"/>
    <w:rsid w:val="003A1E50"/>
    <w:pPr>
      <w:ind w:left="440"/>
    </w:pPr>
  </w:style>
  <w:style w:type="paragraph" w:styleId="TOC4">
    <w:name w:val="toc 4"/>
    <w:basedOn w:val="Normal"/>
    <w:next w:val="Normal"/>
    <w:autoRedefine/>
    <w:uiPriority w:val="39"/>
    <w:rsid w:val="00FE432F"/>
    <w:pPr>
      <w:ind w:left="660"/>
    </w:pPr>
  </w:style>
  <w:style w:type="character" w:customStyle="1" w:styleId="apple-converted-space">
    <w:name w:val="apple-converted-space"/>
    <w:basedOn w:val="DefaultParagraphFont"/>
    <w:rsid w:val="00FF244D"/>
  </w:style>
  <w:style w:type="character" w:styleId="Hyperlink">
    <w:name w:val="Hyperlink"/>
    <w:basedOn w:val="DefaultParagraphFont"/>
    <w:uiPriority w:val="99"/>
    <w:unhideWhenUsed/>
    <w:rsid w:val="00FF244D"/>
    <w:rPr>
      <w:color w:val="0000FF"/>
      <w:u w:val="single"/>
    </w:rPr>
  </w:style>
  <w:style w:type="paragraph" w:styleId="EndnoteText">
    <w:name w:val="endnote text"/>
    <w:basedOn w:val="Normal"/>
    <w:link w:val="EndnoteTextChar"/>
    <w:rsid w:val="009F14D4"/>
    <w:rPr>
      <w:sz w:val="20"/>
      <w:szCs w:val="20"/>
    </w:rPr>
  </w:style>
  <w:style w:type="character" w:customStyle="1" w:styleId="EndnoteTextChar">
    <w:name w:val="Endnote Text Char"/>
    <w:basedOn w:val="DefaultParagraphFont"/>
    <w:link w:val="EndnoteText"/>
    <w:rsid w:val="009F14D4"/>
    <w:rPr>
      <w:rFonts w:cs="David"/>
    </w:rPr>
  </w:style>
  <w:style w:type="character" w:styleId="EndnoteReference">
    <w:name w:val="endnote reference"/>
    <w:basedOn w:val="DefaultParagraphFont"/>
    <w:rsid w:val="009F14D4"/>
    <w:rPr>
      <w:vertAlign w:val="superscript"/>
    </w:rPr>
  </w:style>
  <w:style w:type="paragraph" w:styleId="BalloonText">
    <w:name w:val="Balloon Text"/>
    <w:basedOn w:val="Normal"/>
    <w:semiHidden/>
    <w:rsid w:val="00B93736"/>
    <w:rPr>
      <w:rFonts w:ascii="Tahoma" w:hAnsi="Tahoma" w:cs="Tahoma"/>
      <w:sz w:val="16"/>
      <w:szCs w:val="16"/>
    </w:rPr>
  </w:style>
  <w:style w:type="paragraph" w:styleId="FootnoteText">
    <w:name w:val="footnote text"/>
    <w:basedOn w:val="Normal"/>
    <w:link w:val="FootnoteTextChar"/>
    <w:rsid w:val="00F467FA"/>
    <w:rPr>
      <w:sz w:val="20"/>
      <w:szCs w:val="20"/>
    </w:rPr>
  </w:style>
  <w:style w:type="character" w:customStyle="1" w:styleId="FootnoteTextChar">
    <w:name w:val="Footnote Text Char"/>
    <w:basedOn w:val="DefaultParagraphFont"/>
    <w:link w:val="FootnoteText"/>
    <w:rsid w:val="00F467FA"/>
    <w:rPr>
      <w:rFonts w:cs="David"/>
    </w:rPr>
  </w:style>
  <w:style w:type="character" w:styleId="FootnoteReference">
    <w:name w:val="footnote reference"/>
    <w:basedOn w:val="DefaultParagraphFont"/>
    <w:rsid w:val="00F467FA"/>
    <w:rPr>
      <w:vertAlign w:val="superscript"/>
    </w:rPr>
  </w:style>
  <w:style w:type="paragraph" w:styleId="ListParagraph">
    <w:name w:val="List Paragraph"/>
    <w:basedOn w:val="Normal"/>
    <w:uiPriority w:val="34"/>
    <w:qFormat/>
    <w:rsid w:val="003D7F68"/>
    <w:pPr>
      <w:ind w:left="720"/>
      <w:contextualSpacing/>
    </w:pPr>
  </w:style>
  <w:style w:type="character" w:customStyle="1" w:styleId="FooterChar">
    <w:name w:val="Footer Char"/>
    <w:basedOn w:val="DefaultParagraphFont"/>
    <w:link w:val="Footer"/>
    <w:uiPriority w:val="99"/>
    <w:rsid w:val="004333A3"/>
    <w:rPr>
      <w:rFonts w:cs="David"/>
      <w:sz w:val="22"/>
      <w:szCs w:val="24"/>
    </w:rPr>
  </w:style>
  <w:style w:type="character" w:styleId="FollowedHyperlink">
    <w:name w:val="FollowedHyperlink"/>
    <w:basedOn w:val="DefaultParagraphFont"/>
    <w:semiHidden/>
    <w:unhideWhenUsed/>
    <w:rsid w:val="006B4E00"/>
    <w:rPr>
      <w:color w:val="800080" w:themeColor="followedHyperlink"/>
      <w:u w:val="single"/>
    </w:rPr>
  </w:style>
  <w:style w:type="paragraph" w:styleId="Revision">
    <w:name w:val="Revision"/>
    <w:hidden/>
    <w:uiPriority w:val="99"/>
    <w:semiHidden/>
    <w:rsid w:val="00305617"/>
    <w:rPr>
      <w:rFonts w:cs="David"/>
      <w:sz w:val="22"/>
      <w:szCs w:val="24"/>
    </w:rPr>
  </w:style>
  <w:style w:type="paragraph" w:customStyle="1" w:styleId="TableParagraph">
    <w:name w:val="Table Paragraph"/>
    <w:basedOn w:val="Normal"/>
    <w:uiPriority w:val="1"/>
    <w:qFormat/>
    <w:rsid w:val="00305617"/>
    <w:pPr>
      <w:widowControl w:val="0"/>
      <w:autoSpaceDE w:val="0"/>
      <w:autoSpaceDN w:val="0"/>
      <w:bidi w:val="0"/>
      <w:spacing w:line="240" w:lineRule="auto"/>
      <w:jc w:val="right"/>
    </w:pPr>
    <w:rPr>
      <w:rFonts w:cs="Times New Roman"/>
      <w:szCs w:val="22"/>
    </w:rPr>
  </w:style>
  <w:style w:type="character" w:styleId="UnresolvedMention">
    <w:name w:val="Unresolved Mention"/>
    <w:basedOn w:val="DefaultParagraphFont"/>
    <w:uiPriority w:val="99"/>
    <w:semiHidden/>
    <w:unhideWhenUsed/>
    <w:rsid w:val="00561E21"/>
    <w:rPr>
      <w:color w:val="605E5C"/>
      <w:shd w:val="clear" w:color="auto" w:fill="E1DFDD"/>
    </w:rPr>
  </w:style>
  <w:style w:type="paragraph" w:styleId="BodyText">
    <w:name w:val="Body Text"/>
    <w:basedOn w:val="Normal"/>
    <w:link w:val="BodyTextChar"/>
    <w:uiPriority w:val="1"/>
    <w:qFormat/>
    <w:rsid w:val="00391C09"/>
    <w:pPr>
      <w:widowControl w:val="0"/>
      <w:autoSpaceDE w:val="0"/>
      <w:autoSpaceDN w:val="0"/>
      <w:bidi w:val="0"/>
      <w:spacing w:line="240" w:lineRule="auto"/>
      <w:ind w:right="377"/>
      <w:jc w:val="right"/>
    </w:pPr>
    <w:rPr>
      <w:rFonts w:cs="Times New Roman"/>
      <w:szCs w:val="22"/>
    </w:rPr>
  </w:style>
  <w:style w:type="character" w:customStyle="1" w:styleId="BodyTextChar">
    <w:name w:val="Body Text Char"/>
    <w:basedOn w:val="DefaultParagraphFont"/>
    <w:link w:val="BodyText"/>
    <w:uiPriority w:val="1"/>
    <w:rsid w:val="00391C09"/>
    <w:rPr>
      <w:rFonts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577708">
      <w:bodyDiv w:val="1"/>
      <w:marLeft w:val="0"/>
      <w:marRight w:val="0"/>
      <w:marTop w:val="0"/>
      <w:marBottom w:val="0"/>
      <w:divBdr>
        <w:top w:val="none" w:sz="0" w:space="0" w:color="auto"/>
        <w:left w:val="none" w:sz="0" w:space="0" w:color="auto"/>
        <w:bottom w:val="none" w:sz="0" w:space="0" w:color="auto"/>
        <w:right w:val="none" w:sz="0" w:space="0" w:color="auto"/>
      </w:divBdr>
    </w:div>
    <w:div w:id="338970865">
      <w:bodyDiv w:val="1"/>
      <w:marLeft w:val="0"/>
      <w:marRight w:val="0"/>
      <w:marTop w:val="0"/>
      <w:marBottom w:val="0"/>
      <w:divBdr>
        <w:top w:val="none" w:sz="0" w:space="0" w:color="auto"/>
        <w:left w:val="none" w:sz="0" w:space="0" w:color="auto"/>
        <w:bottom w:val="none" w:sz="0" w:space="0" w:color="auto"/>
        <w:right w:val="none" w:sz="0" w:space="0" w:color="auto"/>
      </w:divBdr>
    </w:div>
    <w:div w:id="980113653">
      <w:bodyDiv w:val="1"/>
      <w:marLeft w:val="0"/>
      <w:marRight w:val="0"/>
      <w:marTop w:val="0"/>
      <w:marBottom w:val="0"/>
      <w:divBdr>
        <w:top w:val="none" w:sz="0" w:space="0" w:color="auto"/>
        <w:left w:val="none" w:sz="0" w:space="0" w:color="auto"/>
        <w:bottom w:val="none" w:sz="0" w:space="0" w:color="auto"/>
        <w:right w:val="none" w:sz="0" w:space="0" w:color="auto"/>
      </w:divBdr>
    </w:div>
    <w:div w:id="1494831688">
      <w:bodyDiv w:val="1"/>
      <w:marLeft w:val="0"/>
      <w:marRight w:val="0"/>
      <w:marTop w:val="0"/>
      <w:marBottom w:val="0"/>
      <w:divBdr>
        <w:top w:val="none" w:sz="0" w:space="0" w:color="auto"/>
        <w:left w:val="none" w:sz="0" w:space="0" w:color="auto"/>
        <w:bottom w:val="none" w:sz="0" w:space="0" w:color="auto"/>
        <w:right w:val="none" w:sz="0" w:space="0" w:color="auto"/>
      </w:divBdr>
    </w:div>
    <w:div w:id="1681011025">
      <w:bodyDiv w:val="1"/>
      <w:marLeft w:val="0"/>
      <w:marRight w:val="0"/>
      <w:marTop w:val="0"/>
      <w:marBottom w:val="0"/>
      <w:divBdr>
        <w:top w:val="none" w:sz="0" w:space="0" w:color="auto"/>
        <w:left w:val="none" w:sz="0" w:space="0" w:color="auto"/>
        <w:bottom w:val="none" w:sz="0" w:space="0" w:color="auto"/>
        <w:right w:val="none" w:sz="0" w:space="0" w:color="auto"/>
      </w:divBdr>
      <w:divsChild>
        <w:div w:id="1728913803">
          <w:marLeft w:val="0"/>
          <w:marRight w:val="0"/>
          <w:marTop w:val="0"/>
          <w:marBottom w:val="0"/>
          <w:divBdr>
            <w:top w:val="none" w:sz="0" w:space="0" w:color="auto"/>
            <w:left w:val="none" w:sz="0" w:space="0" w:color="auto"/>
            <w:bottom w:val="none" w:sz="0" w:space="0" w:color="auto"/>
            <w:right w:val="none" w:sz="0" w:space="0" w:color="auto"/>
          </w:divBdr>
        </w:div>
      </w:divsChild>
    </w:div>
    <w:div w:id="1784499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youtube.com/watch?v=trswX8x-dnI"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mail6787@gmail.co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email@example.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oranim.ac.il/sites/heb/research-information-resource/library/consultation/writing-bib/apa/pages/defaul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F8C17D4-FE94-4967-8B45-D7863ECA5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TotalTime>
  <Pages>27</Pages>
  <Words>2884</Words>
  <Characters>16443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27/5/97</vt:lpstr>
    </vt:vector>
  </TitlesOfParts>
  <Company/>
  <LinksUpToDate>false</LinksUpToDate>
  <CharactersWithSpaces>19289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27/5/97</dc:title>
  <dc:creator>Avery Burrows</dc:creator>
  <cp:lastModifiedBy>MeydanHevroniSabbah</cp:lastModifiedBy>
  <cp:revision>8</cp:revision>
  <dcterms:created xsi:type="dcterms:W3CDTF">2026-04-30T06:09:00Z</dcterms:created>
  <dcterms:modified xsi:type="dcterms:W3CDTF">2026-06-13T23:26:00Z</dcterms:modified>
</cp:coreProperties>
</file>