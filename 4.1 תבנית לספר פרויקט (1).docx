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F19F" w14:textId="33606C5B" w:rsidR="004333A3" w:rsidRDefault="005D24D6" w:rsidP="00D128F1">
      <w:pPr>
        <w:pStyle w:val="Title1"/>
        <w:spacing w:line="360" w:lineRule="auto"/>
        <w:rPr>
          <w:rFonts w:hint="cs"/>
          <w:sz w:val="64"/>
          <w:szCs w:val="64"/>
          <w:rtl/>
        </w:rPr>
      </w:pPr>
      <w:r>
        <w:rPr>
          <w:rFonts w:hint="cs"/>
          <w:sz w:val="64"/>
          <w:szCs w:val="64"/>
          <w:rtl/>
        </w:rPr>
        <w:t xml:space="preserve">פרויקט </w:t>
      </w:r>
      <w:r w:rsidR="00E428D4" w:rsidRPr="00E428D4">
        <w:rPr>
          <w:sz w:val="64"/>
          <w:szCs w:val="64"/>
          <w:rtl/>
        </w:rPr>
        <w:t>משחק דאבל וירטואלי</w:t>
      </w:r>
    </w:p>
    <w:p w14:paraId="505307A6" w14:textId="77777777" w:rsidR="00CE2DFF" w:rsidRPr="004333A3" w:rsidRDefault="00363D70" w:rsidP="004333A3">
      <w:pPr>
        <w:pStyle w:val="Title1"/>
        <w:spacing w:line="360" w:lineRule="auto"/>
        <w:rPr>
          <w:sz w:val="40"/>
          <w:szCs w:val="40"/>
          <w:rtl/>
        </w:rPr>
      </w:pPr>
      <w:r w:rsidRPr="008C297C">
        <w:rPr>
          <w:rtl/>
        </w:rPr>
        <w:br/>
      </w:r>
      <w:r w:rsidR="005C32ED" w:rsidRPr="004333A3">
        <w:rPr>
          <w:rFonts w:hint="cs"/>
          <w:sz w:val="40"/>
          <w:szCs w:val="40"/>
          <w:rtl/>
        </w:rPr>
        <w:t>עבודת גמר</w:t>
      </w:r>
      <w:r w:rsidR="00CE2DFF" w:rsidRPr="004333A3">
        <w:rPr>
          <w:rFonts w:hint="cs"/>
          <w:sz w:val="40"/>
          <w:szCs w:val="40"/>
          <w:rtl/>
        </w:rPr>
        <w:t xml:space="preserve"> </w:t>
      </w:r>
      <w:r w:rsidR="0004408E" w:rsidRPr="004333A3">
        <w:rPr>
          <w:rFonts w:hint="cs"/>
          <w:sz w:val="40"/>
          <w:szCs w:val="40"/>
          <w:rtl/>
        </w:rPr>
        <w:t xml:space="preserve">תכנון ותכנות מערכות </w:t>
      </w:r>
      <w:r w:rsidR="0004408E" w:rsidRPr="004333A3">
        <w:rPr>
          <w:sz w:val="40"/>
          <w:szCs w:val="40"/>
          <w:rtl/>
        </w:rPr>
        <w:t>8835</w:t>
      </w:r>
      <w:r w:rsidR="00775D16" w:rsidRPr="004333A3">
        <w:rPr>
          <w:rFonts w:hint="cs"/>
          <w:sz w:val="40"/>
          <w:szCs w:val="40"/>
          <w:rtl/>
        </w:rPr>
        <w:t>8</w:t>
      </w:r>
      <w:r w:rsidR="0004408E" w:rsidRPr="004333A3">
        <w:rPr>
          <w:sz w:val="40"/>
          <w:szCs w:val="40"/>
          <w:rtl/>
        </w:rPr>
        <w:t>9</w:t>
      </w:r>
    </w:p>
    <w:p w14:paraId="1C594F90" w14:textId="77777777" w:rsidR="004333A3" w:rsidRPr="004333A3" w:rsidRDefault="004333A3" w:rsidP="00775D16">
      <w:pPr>
        <w:pStyle w:val="Title1"/>
        <w:spacing w:line="360" w:lineRule="auto"/>
        <w:rPr>
          <w:sz w:val="40"/>
          <w:szCs w:val="40"/>
          <w:rtl/>
        </w:rPr>
      </w:pPr>
      <w:r w:rsidRPr="004333A3">
        <w:rPr>
          <w:rFonts w:hint="cs"/>
          <w:sz w:val="40"/>
          <w:szCs w:val="40"/>
          <w:rtl/>
        </w:rPr>
        <w:t xml:space="preserve">חלופה: </w:t>
      </w:r>
      <w:r w:rsidRPr="004333A3">
        <w:rPr>
          <w:sz w:val="40"/>
          <w:szCs w:val="40"/>
          <w:rtl/>
        </w:rPr>
        <w:t>מערכות טלפונים ניידים</w:t>
      </w:r>
    </w:p>
    <w:p w14:paraId="294E1324" w14:textId="77777777" w:rsidR="0004408E" w:rsidRPr="006F6B5C" w:rsidRDefault="0004408E" w:rsidP="00EC2F9B">
      <w:pPr>
        <w:pStyle w:val="Title1"/>
        <w:spacing w:line="360" w:lineRule="auto"/>
        <w:rPr>
          <w:szCs w:val="48"/>
          <w:u w:val="none"/>
          <w:rtl/>
        </w:rPr>
      </w:pPr>
    </w:p>
    <w:p w14:paraId="33411F06" w14:textId="4731DEB4" w:rsidR="00CE2DFF" w:rsidRPr="00EF0814" w:rsidRDefault="00CE2DFF" w:rsidP="00D128F1">
      <w:pPr>
        <w:pStyle w:val="Title1"/>
        <w:spacing w:line="360" w:lineRule="auto"/>
        <w:rPr>
          <w:sz w:val="40"/>
          <w:szCs w:val="40"/>
          <w:u w:val="none"/>
          <w:rtl/>
        </w:rPr>
      </w:pPr>
      <w:r w:rsidRPr="00EF0814">
        <w:rPr>
          <w:rFonts w:hint="cs"/>
          <w:sz w:val="40"/>
          <w:szCs w:val="40"/>
          <w:u w:val="none"/>
          <w:rtl/>
        </w:rPr>
        <w:t>מגיש</w:t>
      </w:r>
      <w:r w:rsidR="006D4F78" w:rsidRPr="00EF0814">
        <w:rPr>
          <w:rFonts w:hint="cs"/>
          <w:sz w:val="40"/>
          <w:szCs w:val="40"/>
          <w:u w:val="none"/>
          <w:rtl/>
        </w:rPr>
        <w:t xml:space="preserve">: </w:t>
      </w:r>
      <w:r w:rsidR="00DA0B86">
        <w:rPr>
          <w:rFonts w:hint="cs"/>
          <w:sz w:val="40"/>
          <w:szCs w:val="40"/>
          <w:u w:val="none"/>
          <w:rtl/>
        </w:rPr>
        <w:t>מידן חברוני סבח</w:t>
      </w:r>
    </w:p>
    <w:p w14:paraId="645005F0" w14:textId="7B90E196" w:rsidR="004333A3" w:rsidRPr="00EF0814" w:rsidRDefault="004333A3" w:rsidP="00D128F1">
      <w:pPr>
        <w:pStyle w:val="Title1"/>
        <w:spacing w:line="360" w:lineRule="auto"/>
        <w:rPr>
          <w:sz w:val="40"/>
          <w:szCs w:val="40"/>
          <w:u w:val="none"/>
          <w:rtl/>
        </w:rPr>
      </w:pPr>
      <w:r w:rsidRPr="00EF0814">
        <w:rPr>
          <w:rFonts w:hint="cs"/>
          <w:sz w:val="40"/>
          <w:szCs w:val="40"/>
          <w:u w:val="none"/>
          <w:rtl/>
        </w:rPr>
        <w:t xml:space="preserve">ת.ז. </w:t>
      </w:r>
      <w:r w:rsidR="00DA0B86">
        <w:rPr>
          <w:rFonts w:hint="cs"/>
          <w:sz w:val="40"/>
          <w:szCs w:val="40"/>
          <w:u w:val="none"/>
          <w:rtl/>
        </w:rPr>
        <w:t>330738634</w:t>
      </w:r>
      <w:r w:rsidRPr="00EF0814">
        <w:rPr>
          <w:rFonts w:hint="cs"/>
          <w:sz w:val="40"/>
          <w:szCs w:val="40"/>
          <w:u w:val="none"/>
          <w:rtl/>
        </w:rPr>
        <w:t xml:space="preserve"> </w:t>
      </w:r>
    </w:p>
    <w:p w14:paraId="6D00C371" w14:textId="1B6FF16C" w:rsidR="004333A3" w:rsidRPr="00EF0814" w:rsidRDefault="004333A3" w:rsidP="00D128F1">
      <w:pPr>
        <w:pStyle w:val="Title1"/>
        <w:spacing w:line="360" w:lineRule="auto"/>
        <w:rPr>
          <w:sz w:val="40"/>
          <w:szCs w:val="40"/>
          <w:u w:val="none"/>
          <w:rtl/>
        </w:rPr>
      </w:pPr>
      <w:r w:rsidRPr="00EF0814">
        <w:rPr>
          <w:rFonts w:hint="cs"/>
          <w:sz w:val="40"/>
          <w:szCs w:val="40"/>
          <w:u w:val="none"/>
          <w:rtl/>
        </w:rPr>
        <w:t xml:space="preserve">מנחה: </w:t>
      </w:r>
      <w:r w:rsidR="00DA0B86">
        <w:rPr>
          <w:rFonts w:hint="cs"/>
          <w:sz w:val="40"/>
          <w:szCs w:val="40"/>
          <w:u w:val="none"/>
          <w:rtl/>
        </w:rPr>
        <w:t>אלון חימוביץ'</w:t>
      </w:r>
    </w:p>
    <w:p w14:paraId="5156BE89" w14:textId="263AA069" w:rsidR="00EF0814" w:rsidRPr="00EF0814" w:rsidRDefault="00DA0B86" w:rsidP="00D128F1">
      <w:pPr>
        <w:pStyle w:val="Title1"/>
        <w:spacing w:line="360" w:lineRule="auto"/>
        <w:rPr>
          <w:sz w:val="40"/>
          <w:szCs w:val="40"/>
          <w:u w:val="none"/>
          <w:rtl/>
        </w:rPr>
      </w:pPr>
      <w:r>
        <w:rPr>
          <w:rFonts w:hint="cs"/>
          <w:sz w:val="40"/>
          <w:szCs w:val="40"/>
          <w:u w:val="none"/>
          <w:rtl/>
        </w:rPr>
        <w:t xml:space="preserve">בית ספר </w:t>
      </w:r>
      <w:r w:rsidR="00EF0814" w:rsidRPr="00EF0814">
        <w:rPr>
          <w:rFonts w:hint="cs"/>
          <w:sz w:val="40"/>
          <w:szCs w:val="40"/>
          <w:u w:val="none"/>
          <w:rtl/>
        </w:rPr>
        <w:t xml:space="preserve">תיכון </w:t>
      </w:r>
      <w:r>
        <w:rPr>
          <w:rFonts w:hint="cs"/>
          <w:sz w:val="40"/>
          <w:szCs w:val="40"/>
          <w:u w:val="none"/>
          <w:rtl/>
        </w:rPr>
        <w:t>ע"ש מנחם בגין, אילת</w:t>
      </w:r>
    </w:p>
    <w:p w14:paraId="07D86A9C" w14:textId="2F45DCC7" w:rsidR="004333A3" w:rsidRPr="00DF2E57" w:rsidRDefault="00DA0B86" w:rsidP="00EF0814">
      <w:pPr>
        <w:pStyle w:val="Title1"/>
        <w:spacing w:beforeLines="120" w:before="288" w:after="0"/>
        <w:rPr>
          <w:color w:val="0000FF"/>
          <w:u w:val="none"/>
          <w:rtl/>
        </w:rPr>
      </w:pPr>
      <w:r>
        <w:rPr>
          <w:noProof/>
        </w:rPr>
        <w:drawing>
          <wp:inline distT="0" distB="0" distL="0" distR="0" wp14:anchorId="6F91196D" wp14:editId="1E57E4C4">
            <wp:extent cx="2141220" cy="1577340"/>
            <wp:effectExtent l="0" t="0" r="0" b="3810"/>
            <wp:docPr id="516180321" name="Picture 27" descr="תיכון בגין אילת‎ (@begineilat)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תיכון בגין אילת‎ (@begineilat) • Facebook"/>
                    <pic:cNvPicPr>
                      <a:picLocks noChangeAspect="1" noChangeArrowheads="1"/>
                    </pic:cNvPicPr>
                  </pic:nvPicPr>
                  <pic:blipFill rotWithShape="1">
                    <a:blip r:embed="rId8">
                      <a:extLst>
                        <a:ext uri="{28A0092B-C50C-407E-A947-70E740481C1C}">
                          <a14:useLocalDpi xmlns:a14="http://schemas.microsoft.com/office/drawing/2010/main" val="0"/>
                        </a:ext>
                      </a:extLst>
                    </a:blip>
                    <a:srcRect b="26335"/>
                    <a:stretch>
                      <a:fillRect/>
                    </a:stretch>
                  </pic:blipFill>
                  <pic:spPr bwMode="auto">
                    <a:xfrm>
                      <a:off x="0" y="0"/>
                      <a:ext cx="2141220" cy="1577340"/>
                    </a:xfrm>
                    <a:prstGeom prst="rect">
                      <a:avLst/>
                    </a:prstGeom>
                    <a:noFill/>
                    <a:ln>
                      <a:noFill/>
                    </a:ln>
                    <a:extLst>
                      <a:ext uri="{53640926-AAD7-44D8-BBD7-CCE9431645EC}">
                        <a14:shadowObscured xmlns:a14="http://schemas.microsoft.com/office/drawing/2010/main"/>
                      </a:ext>
                    </a:extLst>
                  </pic:spPr>
                </pic:pic>
              </a:graphicData>
            </a:graphic>
          </wp:inline>
        </w:drawing>
      </w:r>
    </w:p>
    <w:p w14:paraId="147E982C" w14:textId="77777777" w:rsidR="00014B15" w:rsidRPr="00014B15" w:rsidRDefault="00014B15" w:rsidP="00EF0814">
      <w:pPr>
        <w:pStyle w:val="Title1"/>
        <w:spacing w:before="0" w:afterLines="120" w:after="288"/>
        <w:rPr>
          <w:u w:val="none"/>
          <w:rtl/>
        </w:rPr>
      </w:pPr>
    </w:p>
    <w:p w14:paraId="57A09DFC" w14:textId="702985B9" w:rsidR="00980311" w:rsidRDefault="004333A3" w:rsidP="00980311">
      <w:pPr>
        <w:pStyle w:val="Title1"/>
        <w:spacing w:line="360" w:lineRule="auto"/>
        <w:rPr>
          <w:rtl/>
        </w:rPr>
      </w:pPr>
      <w:r w:rsidRPr="004333A3">
        <w:rPr>
          <w:rFonts w:hint="cs"/>
          <w:sz w:val="40"/>
          <w:szCs w:val="40"/>
          <w:u w:val="none"/>
          <w:rtl/>
        </w:rPr>
        <w:t>תאריך הגשה:</w:t>
      </w:r>
      <w:r w:rsidR="00DA0B86">
        <w:rPr>
          <w:rFonts w:hint="cs"/>
          <w:sz w:val="40"/>
          <w:szCs w:val="40"/>
          <w:u w:val="none"/>
          <w:rtl/>
        </w:rPr>
        <w:t xml:space="preserve"> </w:t>
      </w:r>
      <w:r w:rsidRPr="004333A3">
        <w:rPr>
          <w:rFonts w:hint="cs"/>
          <w:sz w:val="40"/>
          <w:szCs w:val="40"/>
          <w:u w:val="none"/>
          <w:rtl/>
        </w:rPr>
        <w:t xml:space="preserve"> </w:t>
      </w:r>
    </w:p>
    <w:p w14:paraId="47D9A9C2" w14:textId="77777777" w:rsidR="002E4161" w:rsidRDefault="00CE2DFF" w:rsidP="00EC2F9B">
      <w:pPr>
        <w:pStyle w:val="Title1"/>
        <w:spacing w:line="360" w:lineRule="auto"/>
        <w:rPr>
          <w:rtl/>
        </w:rPr>
      </w:pPr>
      <w:r w:rsidRPr="00980311">
        <w:rPr>
          <w:rtl/>
        </w:rPr>
        <w:br w:type="page"/>
      </w:r>
      <w:r>
        <w:rPr>
          <w:rFonts w:hint="cs"/>
          <w:rtl/>
        </w:rPr>
        <w:lastRenderedPageBreak/>
        <w:t>תוכן העניינים</w:t>
      </w:r>
    </w:p>
    <w:p w14:paraId="04524FD2" w14:textId="77777777" w:rsidR="001418BC" w:rsidRDefault="00CE2DFF">
      <w:pPr>
        <w:pStyle w:val="TOC1"/>
        <w:tabs>
          <w:tab w:val="right" w:leader="dot" w:pos="9019"/>
        </w:tabs>
        <w:rPr>
          <w:rFonts w:asciiTheme="minorHAnsi" w:eastAsiaTheme="minorEastAsia" w:hAnsiTheme="minorHAnsi" w:cstheme="minorBidi"/>
          <w:noProof/>
          <w:kern w:val="2"/>
          <w:sz w:val="24"/>
          <w:rtl/>
          <w14:ligatures w14:val="standardContextual"/>
        </w:rPr>
      </w:pPr>
      <w:r>
        <w:rPr>
          <w:rtl/>
        </w:rPr>
        <w:fldChar w:fldCharType="begin"/>
      </w:r>
      <w:r>
        <w:rPr>
          <w:rtl/>
        </w:rPr>
        <w:instrText xml:space="preserve"> </w:instrText>
      </w:r>
      <w:r>
        <w:instrText>TOC  \* MERGEFORMAT</w:instrText>
      </w:r>
      <w:r>
        <w:rPr>
          <w:rtl/>
        </w:rPr>
        <w:instrText xml:space="preserve"> </w:instrText>
      </w:r>
      <w:r>
        <w:rPr>
          <w:rtl/>
        </w:rPr>
        <w:fldChar w:fldCharType="separate"/>
      </w:r>
      <w:r w:rsidR="001418BC">
        <w:rPr>
          <w:rFonts w:hint="eastAsia"/>
          <w:noProof/>
          <w:rtl/>
        </w:rPr>
        <w:t>מענה</w:t>
      </w:r>
      <w:r w:rsidR="001418BC">
        <w:rPr>
          <w:noProof/>
          <w:rtl/>
        </w:rPr>
        <w:t xml:space="preserve"> </w:t>
      </w:r>
      <w:r w:rsidR="001418BC">
        <w:rPr>
          <w:rFonts w:hint="eastAsia"/>
          <w:noProof/>
          <w:rtl/>
        </w:rPr>
        <w:t>לדרישות</w:t>
      </w:r>
      <w:r w:rsidR="001418BC">
        <w:rPr>
          <w:noProof/>
          <w:rtl/>
        </w:rPr>
        <w:t xml:space="preserve"> </w:t>
      </w:r>
      <w:r w:rsidR="001418BC">
        <w:rPr>
          <w:rFonts w:hint="eastAsia"/>
          <w:noProof/>
          <w:rtl/>
        </w:rPr>
        <w:t>משרד</w:t>
      </w:r>
      <w:r w:rsidR="001418BC">
        <w:rPr>
          <w:noProof/>
          <w:rtl/>
        </w:rPr>
        <w:t xml:space="preserve"> </w:t>
      </w:r>
      <w:r w:rsidR="001418BC">
        <w:rPr>
          <w:rFonts w:hint="eastAsia"/>
          <w:noProof/>
          <w:rtl/>
        </w:rPr>
        <w:t>החינוך</w:t>
      </w:r>
      <w:r w:rsidR="001418BC">
        <w:rPr>
          <w:noProof/>
          <w:rtl/>
        </w:rPr>
        <w:t xml:space="preserve"> </w:t>
      </w:r>
      <w:r w:rsidR="001418BC">
        <w:rPr>
          <w:rFonts w:hint="eastAsia"/>
          <w:noProof/>
          <w:rtl/>
        </w:rPr>
        <w:t>לפרויקט</w:t>
      </w:r>
      <w:r w:rsidR="001418BC">
        <w:rPr>
          <w:noProof/>
          <w:rtl/>
        </w:rPr>
        <w:t xml:space="preserve"> 5 </w:t>
      </w:r>
      <w:r w:rsidR="001418BC">
        <w:rPr>
          <w:rFonts w:hint="eastAsia"/>
          <w:noProof/>
          <w:rtl/>
        </w:rPr>
        <w:t>יח</w:t>
      </w:r>
      <w:r w:rsidR="001418BC">
        <w:rPr>
          <w:noProof/>
          <w:rtl/>
        </w:rPr>
        <w:t>"</w:t>
      </w:r>
      <w:r w:rsidR="001418BC">
        <w:rPr>
          <w:rFonts w:hint="eastAsia"/>
          <w:noProof/>
          <w:rtl/>
        </w:rPr>
        <w:t>ל</w:t>
      </w:r>
      <w:r w:rsidR="001418BC">
        <w:rPr>
          <w:noProof/>
          <w:rtl/>
        </w:rPr>
        <w:tab/>
      </w:r>
      <w:r w:rsidR="001418BC">
        <w:rPr>
          <w:noProof/>
          <w:rtl/>
        </w:rPr>
        <w:fldChar w:fldCharType="begin"/>
      </w:r>
      <w:r w:rsidR="001418BC">
        <w:rPr>
          <w:noProof/>
          <w:rtl/>
        </w:rPr>
        <w:instrText xml:space="preserve"> </w:instrText>
      </w:r>
      <w:r w:rsidR="001418BC">
        <w:rPr>
          <w:noProof/>
        </w:rPr>
        <w:instrText>PAGEREF</w:instrText>
      </w:r>
      <w:r w:rsidR="001418BC">
        <w:rPr>
          <w:noProof/>
          <w:rtl/>
        </w:rPr>
        <w:instrText xml:space="preserve"> _</w:instrText>
      </w:r>
      <w:r w:rsidR="001418BC">
        <w:rPr>
          <w:noProof/>
        </w:rPr>
        <w:instrText>Toc224567504 \h</w:instrText>
      </w:r>
      <w:r w:rsidR="001418BC">
        <w:rPr>
          <w:noProof/>
          <w:rtl/>
        </w:rPr>
        <w:instrText xml:space="preserve"> </w:instrText>
      </w:r>
      <w:r w:rsidR="001418BC">
        <w:rPr>
          <w:noProof/>
          <w:rtl/>
        </w:rPr>
      </w:r>
      <w:r w:rsidR="001418BC">
        <w:rPr>
          <w:noProof/>
          <w:rtl/>
        </w:rPr>
        <w:fldChar w:fldCharType="separate"/>
      </w:r>
      <w:r w:rsidR="001418BC">
        <w:rPr>
          <w:noProof/>
          <w:rtl/>
        </w:rPr>
        <w:t>4</w:t>
      </w:r>
      <w:r w:rsidR="001418BC">
        <w:rPr>
          <w:noProof/>
          <w:rtl/>
        </w:rPr>
        <w:fldChar w:fldCharType="end"/>
      </w:r>
    </w:p>
    <w:p w14:paraId="64CCE4AF"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מבוא</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Toc224567505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36DECA9"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הרקע</w:t>
      </w:r>
      <w:r>
        <w:rPr>
          <w:noProof/>
          <w:rtl/>
        </w:rPr>
        <w:t xml:space="preserve"> </w:t>
      </w:r>
      <w:r>
        <w:rPr>
          <w:rFonts w:hint="eastAsia"/>
          <w:noProof/>
          <w:rtl/>
        </w:rPr>
        <w:t>לפרוייקט</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Toc224567506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4B1CD620"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מטרת</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Toc224567507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C4F7573"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יכולות</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Toc224567508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7F597EDC"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תהליך</w:t>
      </w:r>
      <w:r>
        <w:rPr>
          <w:noProof/>
          <w:rtl/>
        </w:rPr>
        <w:t xml:space="preserve"> </w:t>
      </w:r>
      <w:r>
        <w:rPr>
          <w:rFonts w:hint="eastAsia"/>
          <w:noProof/>
          <w:rtl/>
        </w:rPr>
        <w:t>המחקר</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Toc224567509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764C612"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אתגרים</w:t>
      </w:r>
      <w:r>
        <w:rPr>
          <w:noProof/>
          <w:rtl/>
        </w:rPr>
        <w:t xml:space="preserve"> </w:t>
      </w:r>
      <w:r>
        <w:rPr>
          <w:rFonts w:hint="eastAsia"/>
          <w:noProof/>
          <w:rtl/>
        </w:rPr>
        <w:t>מרכזיים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Toc224567510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600F55A9"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sidRPr="00315576">
        <w:rPr>
          <w:rFonts w:ascii="David" w:hAnsi="David" w:hint="eastAsia"/>
          <w:noProof/>
          <w:rtl/>
        </w:rPr>
        <w:t>מדריך</w:t>
      </w:r>
      <w:r w:rsidRPr="00315576">
        <w:rPr>
          <w:rFonts w:ascii="David" w:hAnsi="David"/>
          <w:noProof/>
          <w:rtl/>
        </w:rPr>
        <w:t xml:space="preserve"> </w:t>
      </w:r>
      <w:r w:rsidRPr="00315576">
        <w:rPr>
          <w:rFonts w:ascii="David" w:hAnsi="David" w:hint="eastAsia"/>
          <w:noProof/>
          <w:rtl/>
        </w:rPr>
        <w:t>למשתמש</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Toc224567511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47562C48"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תרשים</w:t>
      </w:r>
      <w:r>
        <w:rPr>
          <w:noProof/>
          <w:rtl/>
        </w:rPr>
        <w:t xml:space="preserve"> </w:t>
      </w:r>
      <w:r>
        <w:rPr>
          <w:rFonts w:hint="eastAsia"/>
          <w:noProof/>
          <w:rtl/>
        </w:rPr>
        <w:t>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Toc224567512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4FED919C"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תיאור</w:t>
      </w:r>
      <w:r>
        <w:rPr>
          <w:noProof/>
          <w:rtl/>
        </w:rPr>
        <w:t xml:space="preserve"> </w:t>
      </w:r>
      <w:r>
        <w:rPr>
          <w:rFonts w:hint="eastAsia"/>
          <w:noProof/>
          <w:rtl/>
        </w:rPr>
        <w:t>המסכים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Toc224567513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67F7E423"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מסך</w:t>
      </w:r>
      <w:r>
        <w:rPr>
          <w:noProof/>
          <w:rtl/>
        </w:rPr>
        <w:t xml:space="preserve"> </w:t>
      </w:r>
      <w:r>
        <w:rPr>
          <w:rFonts w:hint="eastAsia"/>
          <w:noProof/>
          <w:rtl/>
        </w:rPr>
        <w:t>פתיחה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Toc224567514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2BF80415"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תפריט</w:t>
      </w:r>
      <w:r>
        <w:rPr>
          <w:noProof/>
          <w:rtl/>
        </w:rPr>
        <w:t xml:space="preserve"> </w:t>
      </w:r>
      <w:r>
        <w:rPr>
          <w:noProof/>
        </w:rPr>
        <w:t>X</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Toc224567515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64C16CA6"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הוראות</w:t>
      </w:r>
      <w:r>
        <w:rPr>
          <w:noProof/>
          <w:rtl/>
        </w:rPr>
        <w:t xml:space="preserve"> </w:t>
      </w:r>
      <w:r>
        <w:rPr>
          <w:rFonts w:hint="eastAsia"/>
          <w:noProof/>
          <w:rtl/>
        </w:rPr>
        <w:t>התקנה</w:t>
      </w:r>
      <w:r>
        <w:rPr>
          <w:noProof/>
          <w:rtl/>
        </w:rPr>
        <w:t xml:space="preserve"> </w:t>
      </w:r>
      <w:r>
        <w:rPr>
          <w:rFonts w:hint="eastAsia"/>
          <w:noProof/>
          <w:rtl/>
        </w:rPr>
        <w:t>והרשאות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Toc224567516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6B720008"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דרישות</w:t>
      </w:r>
      <w:r>
        <w:rPr>
          <w:noProof/>
          <w:rtl/>
        </w:rPr>
        <w:t xml:space="preserve"> </w:t>
      </w:r>
      <w:r>
        <w:rPr>
          <w:rFonts w:hint="eastAsia"/>
          <w:noProof/>
          <w:rtl/>
        </w:rPr>
        <w:t>מיוחדות</w:t>
      </w:r>
      <w:r>
        <w:rPr>
          <w:noProof/>
          <w:rtl/>
        </w:rPr>
        <w:t xml:space="preserve"> </w:t>
      </w:r>
      <w:r>
        <w:rPr>
          <w:rFonts w:hint="eastAsia"/>
          <w:noProof/>
          <w:rtl/>
        </w:rPr>
        <w:t>ומגבלות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Toc224567517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0F782A0C"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גירסת</w:t>
      </w:r>
      <w:r>
        <w:rPr>
          <w:noProof/>
          <w:rtl/>
        </w:rPr>
        <w:t xml:space="preserve"> </w:t>
      </w:r>
      <w:r>
        <w:rPr>
          <w:noProof/>
        </w:rPr>
        <w:t>Android</w:t>
      </w:r>
      <w:r>
        <w:rPr>
          <w:noProof/>
          <w:rtl/>
        </w:rPr>
        <w:t xml:space="preserve"> </w:t>
      </w:r>
      <w:r>
        <w:rPr>
          <w:rFonts w:hint="eastAsia"/>
          <w:noProof/>
          <w:rtl/>
        </w:rPr>
        <w:t>מינימלית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Toc224567518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0FF1BAA5"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מכשירים</w:t>
      </w:r>
      <w:r>
        <w:rPr>
          <w:noProof/>
          <w:rtl/>
        </w:rPr>
        <w:t xml:space="preserve"> </w:t>
      </w:r>
      <w:r>
        <w:rPr>
          <w:rFonts w:hint="eastAsia"/>
          <w:noProof/>
          <w:rtl/>
        </w:rPr>
        <w:t>עליהם</w:t>
      </w:r>
      <w:r>
        <w:rPr>
          <w:noProof/>
          <w:rtl/>
        </w:rPr>
        <w:t xml:space="preserve"> </w:t>
      </w:r>
      <w:r>
        <w:rPr>
          <w:rFonts w:hint="eastAsia"/>
          <w:noProof/>
          <w:rtl/>
        </w:rPr>
        <w:t>נבדקה</w:t>
      </w:r>
      <w:r>
        <w:rPr>
          <w:noProof/>
          <w:rtl/>
        </w:rPr>
        <w:t xml:space="preserve"> </w:t>
      </w:r>
      <w:r>
        <w:rPr>
          <w:rFonts w:hint="eastAsia"/>
          <w:noProof/>
          <w:rtl/>
        </w:rPr>
        <w:t>המערכת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Toc224567519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47920CD4"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תיאור</w:t>
      </w:r>
      <w:r>
        <w:rPr>
          <w:noProof/>
          <w:rtl/>
        </w:rPr>
        <w:t xml:space="preserve"> </w:t>
      </w:r>
      <w:r>
        <w:rPr>
          <w:rFonts w:hint="eastAsia"/>
          <w:noProof/>
          <w:rtl/>
        </w:rPr>
        <w:t>תחום</w:t>
      </w:r>
      <w:r>
        <w:rPr>
          <w:noProof/>
          <w:rtl/>
        </w:rPr>
        <w:t xml:space="preserve"> </w:t>
      </w:r>
      <w:r>
        <w:rPr>
          <w:rFonts w:hint="eastAsia"/>
          <w:noProof/>
          <w:rtl/>
        </w:rPr>
        <w:t>הידע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Toc224567520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49030665"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אובייקטים</w:t>
      </w:r>
      <w:r>
        <w:rPr>
          <w:noProof/>
          <w:rtl/>
        </w:rPr>
        <w:t xml:space="preserve"> </w:t>
      </w:r>
      <w:r>
        <w:rPr>
          <w:rFonts w:hint="eastAsia"/>
          <w:noProof/>
          <w:rtl/>
        </w:rPr>
        <w:t>נחוצים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Toc224567521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14192151"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סוגי</w:t>
      </w:r>
      <w:r>
        <w:rPr>
          <w:noProof/>
          <w:rtl/>
        </w:rPr>
        <w:t xml:space="preserve"> </w:t>
      </w:r>
      <w:r>
        <w:rPr>
          <w:rFonts w:hint="eastAsia"/>
          <w:noProof/>
          <w:rtl/>
        </w:rPr>
        <w:t>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Toc224567522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231FE4FD"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ייצוג</w:t>
      </w:r>
      <w:r>
        <w:rPr>
          <w:noProof/>
          <w:rtl/>
        </w:rPr>
        <w:t xml:space="preserve"> </w:t>
      </w:r>
      <w:r>
        <w:rPr>
          <w:rFonts w:hint="eastAsia"/>
          <w:noProof/>
          <w:rtl/>
        </w:rPr>
        <w:t>מידע</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Toc224567523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19A0791B"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sidRPr="00315576">
        <w:rPr>
          <w:rFonts w:ascii="David" w:hAnsi="David" w:hint="eastAsia"/>
          <w:noProof/>
          <w:rtl/>
        </w:rPr>
        <w:t>מבנה</w:t>
      </w:r>
      <w:r w:rsidRPr="00315576">
        <w:rPr>
          <w:rFonts w:ascii="David" w:hAnsi="David"/>
          <w:noProof/>
          <w:rtl/>
        </w:rPr>
        <w:t>/</w:t>
      </w:r>
      <w:r w:rsidRPr="00315576">
        <w:rPr>
          <w:rFonts w:ascii="David" w:hAnsi="David" w:hint="eastAsia"/>
          <w:noProof/>
          <w:rtl/>
        </w:rPr>
        <w:t>ארכיטקטורה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Toc224567524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3C52C751"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מחלקות</w:t>
      </w:r>
      <w:r>
        <w:rPr>
          <w:noProof/>
          <w:rtl/>
        </w:rPr>
        <w:t xml:space="preserve"> </w:t>
      </w:r>
      <w:r>
        <w:rPr>
          <w:rFonts w:hint="eastAsia"/>
          <w:noProof/>
          <w:rtl/>
        </w:rPr>
        <w:t>הפרוייקט</w:t>
      </w:r>
      <w:r>
        <w:rPr>
          <w:noProof/>
          <w:rtl/>
        </w:rPr>
        <w:t xml:space="preserve"> </w:t>
      </w:r>
      <w:r>
        <w:rPr>
          <w:rFonts w:hint="eastAsia"/>
          <w:noProof/>
          <w:rtl/>
        </w:rPr>
        <w:t>וקשרים</w:t>
      </w:r>
      <w:r>
        <w:rPr>
          <w:noProof/>
          <w:rtl/>
        </w:rPr>
        <w:t xml:space="preserve"> </w:t>
      </w:r>
      <w:r>
        <w:rPr>
          <w:rFonts w:hint="eastAsia"/>
          <w:noProof/>
          <w:rtl/>
        </w:rPr>
        <w:t>ביניהם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Toc224567525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4EB54558"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תרשים</w:t>
      </w:r>
      <w:r>
        <w:rPr>
          <w:noProof/>
          <w:rtl/>
        </w:rPr>
        <w:t xml:space="preserve"> </w:t>
      </w:r>
      <w:r>
        <w:rPr>
          <w:rFonts w:hint="eastAsia"/>
          <w:noProof/>
          <w:rtl/>
        </w:rPr>
        <w:t>מחלקות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Toc224567526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1B320F6C"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הסברים</w:t>
      </w:r>
      <w:r>
        <w:rPr>
          <w:noProof/>
          <w:rtl/>
        </w:rPr>
        <w:t xml:space="preserve"> </w:t>
      </w:r>
      <w:r>
        <w:rPr>
          <w:rFonts w:hint="eastAsia"/>
          <w:noProof/>
          <w:rtl/>
        </w:rPr>
        <w:t>נוספים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Toc224567527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6A865C87"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שיקולי</w:t>
      </w:r>
      <w:r>
        <w:rPr>
          <w:noProof/>
          <w:rtl/>
        </w:rPr>
        <w:t xml:space="preserve"> </w:t>
      </w:r>
      <w:r>
        <w:rPr>
          <w:rFonts w:hint="eastAsia"/>
          <w:noProof/>
          <w:rtl/>
        </w:rPr>
        <w:t>תכן</w:t>
      </w:r>
      <w:r>
        <w:rPr>
          <w:noProof/>
          <w:rtl/>
        </w:rPr>
        <w:t xml:space="preserve"> (</w:t>
      </w:r>
      <w:r>
        <w:rPr>
          <w:noProof/>
        </w:rPr>
        <w:t>design</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Toc224567528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3F988D05"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מחלקות</w:t>
      </w:r>
      <w:r>
        <w:rPr>
          <w:noProof/>
          <w:rtl/>
        </w:rPr>
        <w:t xml:space="preserve"> – </w:t>
      </w:r>
      <w:r>
        <w:rPr>
          <w:rFonts w:hint="eastAsia"/>
          <w:noProof/>
          <w:rtl/>
        </w:rPr>
        <w:t>צד</w:t>
      </w:r>
      <w:r>
        <w:rPr>
          <w:noProof/>
          <w:rtl/>
        </w:rPr>
        <w:t xml:space="preserve"> </w:t>
      </w:r>
      <w:r>
        <w:rPr>
          <w:rFonts w:hint="eastAsia"/>
          <w:noProof/>
          <w:rtl/>
        </w:rPr>
        <w:t>לקוח</w:t>
      </w:r>
      <w:r>
        <w:rPr>
          <w:noProof/>
          <w:rtl/>
        </w:rPr>
        <w:t xml:space="preserve"> (</w:t>
      </w:r>
      <w:r>
        <w:rPr>
          <w:noProof/>
        </w:rPr>
        <w:t>Android</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Toc224567529 \h</w:instrText>
      </w:r>
      <w:r>
        <w:rPr>
          <w:noProof/>
          <w:rtl/>
        </w:rPr>
        <w:instrText xml:space="preserve"> </w:instrText>
      </w:r>
      <w:r>
        <w:rPr>
          <w:noProof/>
          <w:rtl/>
        </w:rPr>
      </w:r>
      <w:r>
        <w:rPr>
          <w:noProof/>
          <w:rtl/>
        </w:rPr>
        <w:fldChar w:fldCharType="separate"/>
      </w:r>
      <w:r>
        <w:rPr>
          <w:noProof/>
          <w:rtl/>
        </w:rPr>
        <w:t>16</w:t>
      </w:r>
      <w:r>
        <w:rPr>
          <w:noProof/>
          <w:rtl/>
        </w:rPr>
        <w:fldChar w:fldCharType="end"/>
      </w:r>
    </w:p>
    <w:p w14:paraId="5A66DAD2" w14:textId="77777777" w:rsidR="001418BC" w:rsidRDefault="001418BC">
      <w:pPr>
        <w:pStyle w:val="TOC4"/>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מחלקה</w:t>
      </w:r>
      <w:r>
        <w:rPr>
          <w:noProof/>
          <w:rtl/>
        </w:rPr>
        <w:t xml:space="preserve">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Toc224567530 \h</w:instrText>
      </w:r>
      <w:r>
        <w:rPr>
          <w:noProof/>
          <w:rtl/>
        </w:rPr>
        <w:instrText xml:space="preserve"> </w:instrText>
      </w:r>
      <w:r>
        <w:rPr>
          <w:noProof/>
          <w:rtl/>
        </w:rPr>
      </w:r>
      <w:r>
        <w:rPr>
          <w:noProof/>
          <w:rtl/>
        </w:rPr>
        <w:fldChar w:fldCharType="separate"/>
      </w:r>
      <w:r>
        <w:rPr>
          <w:noProof/>
          <w:rtl/>
        </w:rPr>
        <w:t>16</w:t>
      </w:r>
      <w:r>
        <w:rPr>
          <w:noProof/>
          <w:rtl/>
        </w:rPr>
        <w:fldChar w:fldCharType="end"/>
      </w:r>
    </w:p>
    <w:p w14:paraId="36E59A9C"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מימוש</w:t>
      </w:r>
      <w:r>
        <w:rPr>
          <w:noProof/>
          <w:rtl/>
        </w:rPr>
        <w:t xml:space="preserve"> </w:t>
      </w:r>
      <w:r>
        <w:rPr>
          <w:rFonts w:hint="eastAsia"/>
          <w:noProof/>
          <w:rtl/>
        </w:rPr>
        <w:t>צד</w:t>
      </w:r>
      <w:r>
        <w:rPr>
          <w:noProof/>
          <w:rtl/>
        </w:rPr>
        <w:t xml:space="preserve"> </w:t>
      </w:r>
      <w:r>
        <w:rPr>
          <w:rFonts w:hint="eastAsia"/>
          <w:noProof/>
          <w:rtl/>
        </w:rPr>
        <w:t>שרת</w:t>
      </w:r>
      <w:r>
        <w:rPr>
          <w:noProof/>
          <w:rtl/>
        </w:rPr>
        <w:t xml:space="preserve"> (</w:t>
      </w:r>
      <w:r>
        <w:rPr>
          <w:rFonts w:hint="eastAsia"/>
          <w:noProof/>
          <w:rtl/>
        </w:rPr>
        <w:t>אם</w:t>
      </w:r>
      <w:r>
        <w:rPr>
          <w:noProof/>
          <w:rtl/>
        </w:rPr>
        <w:t xml:space="preserve"> </w:t>
      </w:r>
      <w:r>
        <w:rPr>
          <w:rFonts w:hint="eastAsia"/>
          <w:noProof/>
          <w:rtl/>
        </w:rPr>
        <w:t>קיים</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Toc224567531 \h</w:instrText>
      </w:r>
      <w:r>
        <w:rPr>
          <w:noProof/>
          <w:rtl/>
        </w:rPr>
        <w:instrText xml:space="preserve"> </w:instrText>
      </w:r>
      <w:r>
        <w:rPr>
          <w:noProof/>
          <w:rtl/>
        </w:rPr>
      </w:r>
      <w:r>
        <w:rPr>
          <w:noProof/>
          <w:rtl/>
        </w:rPr>
        <w:fldChar w:fldCharType="separate"/>
      </w:r>
      <w:r>
        <w:rPr>
          <w:noProof/>
          <w:rtl/>
        </w:rPr>
        <w:t>17</w:t>
      </w:r>
      <w:r>
        <w:rPr>
          <w:noProof/>
          <w:rtl/>
        </w:rPr>
        <w:fldChar w:fldCharType="end"/>
      </w:r>
    </w:p>
    <w:p w14:paraId="216910DD"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שמירת</w:t>
      </w:r>
      <w:r>
        <w:rPr>
          <w:noProof/>
          <w:rtl/>
        </w:rPr>
        <w:t xml:space="preserve"> </w:t>
      </w:r>
      <w:r>
        <w:rPr>
          <w:rFonts w:hint="eastAsia"/>
          <w:noProof/>
          <w:rtl/>
        </w:rPr>
        <w:t>נתונים</w:t>
      </w:r>
      <w:r>
        <w:rPr>
          <w:noProof/>
          <w:rtl/>
        </w:rPr>
        <w:t xml:space="preserve"> – </w:t>
      </w:r>
      <w:r>
        <w:rPr>
          <w:rFonts w:hint="eastAsia"/>
          <w:noProof/>
          <w:rtl/>
        </w:rPr>
        <w:t>צד</w:t>
      </w:r>
      <w:r>
        <w:rPr>
          <w:noProof/>
          <w:rtl/>
        </w:rPr>
        <w:t xml:space="preserve"> </w:t>
      </w:r>
      <w:r>
        <w:rPr>
          <w:rFonts w:hint="eastAsia"/>
          <w:noProof/>
          <w:rtl/>
        </w:rPr>
        <w:t>לקוח</w:t>
      </w:r>
      <w:r>
        <w:rPr>
          <w:noProof/>
          <w:rtl/>
        </w:rPr>
        <w:t xml:space="preserve"> (</w:t>
      </w:r>
      <w:r>
        <w:rPr>
          <w:noProof/>
        </w:rPr>
        <w:t>Android</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Toc224567532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56B8BEFB"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קבצים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Toc224567533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08839514"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noProof/>
        </w:rPr>
        <w:t>UserDetails.txt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Toc224567534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3AFAD757"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noProof/>
        </w:rPr>
        <w:t>Shared Preferences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Toc224567535 \h</w:instrText>
      </w:r>
      <w:r>
        <w:rPr>
          <w:noProof/>
          <w:rtl/>
        </w:rPr>
        <w:instrText xml:space="preserve"> </w:instrText>
      </w:r>
      <w:r>
        <w:rPr>
          <w:noProof/>
          <w:rtl/>
        </w:rPr>
      </w:r>
      <w:r>
        <w:rPr>
          <w:noProof/>
          <w:rtl/>
        </w:rPr>
        <w:fldChar w:fldCharType="separate"/>
      </w:r>
      <w:r>
        <w:rPr>
          <w:noProof/>
          <w:rtl/>
        </w:rPr>
        <w:t>18</w:t>
      </w:r>
      <w:r>
        <w:rPr>
          <w:noProof/>
          <w:rtl/>
        </w:rPr>
        <w:fldChar w:fldCharType="end"/>
      </w:r>
    </w:p>
    <w:p w14:paraId="4423EB7D"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סכמת</w:t>
      </w:r>
      <w:r>
        <w:rPr>
          <w:noProof/>
          <w:rtl/>
        </w:rPr>
        <w:t xml:space="preserve"> </w:t>
      </w:r>
      <w:r>
        <w:rPr>
          <w:noProof/>
        </w:rPr>
        <w:t>Database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Toc224567536 \h</w:instrText>
      </w:r>
      <w:r>
        <w:rPr>
          <w:noProof/>
          <w:rtl/>
        </w:rPr>
        <w:instrText xml:space="preserve"> </w:instrText>
      </w:r>
      <w:r>
        <w:rPr>
          <w:noProof/>
          <w:rtl/>
        </w:rPr>
      </w:r>
      <w:r>
        <w:rPr>
          <w:noProof/>
          <w:rtl/>
        </w:rPr>
        <w:fldChar w:fldCharType="separate"/>
      </w:r>
      <w:r>
        <w:rPr>
          <w:noProof/>
          <w:rtl/>
        </w:rPr>
        <w:t>19</w:t>
      </w:r>
      <w:r>
        <w:rPr>
          <w:noProof/>
          <w:rtl/>
        </w:rPr>
        <w:fldChar w:fldCharType="end"/>
      </w:r>
    </w:p>
    <w:p w14:paraId="310DEDCE"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פעולות</w:t>
      </w:r>
      <w:r>
        <w:rPr>
          <w:noProof/>
          <w:rtl/>
        </w:rPr>
        <w:t xml:space="preserve"> </w:t>
      </w:r>
      <w:r>
        <w:rPr>
          <w:rFonts w:hint="eastAsia"/>
          <w:noProof/>
          <w:rtl/>
        </w:rPr>
        <w:t>על</w:t>
      </w:r>
      <w:r>
        <w:rPr>
          <w:noProof/>
          <w:rtl/>
        </w:rPr>
        <w:t>/</w:t>
      </w:r>
      <w:r>
        <w:rPr>
          <w:rFonts w:hint="eastAsia"/>
          <w:noProof/>
          <w:rtl/>
        </w:rPr>
        <w:t>עם</w:t>
      </w:r>
      <w:r>
        <w:rPr>
          <w:noProof/>
          <w:rtl/>
        </w:rPr>
        <w:t xml:space="preserve"> </w:t>
      </w:r>
      <w:r>
        <w:rPr>
          <w:rFonts w:hint="eastAsia"/>
          <w:noProof/>
          <w:rtl/>
        </w:rPr>
        <w:t>בסיס</w:t>
      </w:r>
      <w:r>
        <w:rPr>
          <w:noProof/>
          <w:rtl/>
        </w:rPr>
        <w:t xml:space="preserve"> </w:t>
      </w:r>
      <w:r>
        <w:rPr>
          <w:rFonts w:hint="eastAsia"/>
          <w:noProof/>
          <w:rtl/>
        </w:rPr>
        <w:t>הנתונים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Toc224567537 \h</w:instrText>
      </w:r>
      <w:r>
        <w:rPr>
          <w:noProof/>
          <w:rtl/>
        </w:rPr>
        <w:instrText xml:space="preserve"> </w:instrText>
      </w:r>
      <w:r>
        <w:rPr>
          <w:noProof/>
          <w:rtl/>
        </w:rPr>
      </w:r>
      <w:r>
        <w:rPr>
          <w:noProof/>
          <w:rtl/>
        </w:rPr>
        <w:fldChar w:fldCharType="separate"/>
      </w:r>
      <w:r>
        <w:rPr>
          <w:noProof/>
          <w:rtl/>
        </w:rPr>
        <w:t>19</w:t>
      </w:r>
      <w:r>
        <w:rPr>
          <w:noProof/>
          <w:rtl/>
        </w:rPr>
        <w:fldChar w:fldCharType="end"/>
      </w:r>
    </w:p>
    <w:p w14:paraId="7E68D80A"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שמירת</w:t>
      </w:r>
      <w:r>
        <w:rPr>
          <w:noProof/>
          <w:rtl/>
        </w:rPr>
        <w:t xml:space="preserve"> </w:t>
      </w:r>
      <w:r>
        <w:rPr>
          <w:rFonts w:hint="eastAsia"/>
          <w:noProof/>
          <w:rtl/>
        </w:rPr>
        <w:t>נתונים</w:t>
      </w:r>
      <w:r>
        <w:rPr>
          <w:noProof/>
          <w:rtl/>
        </w:rPr>
        <w:t xml:space="preserve"> – </w:t>
      </w:r>
      <w:r>
        <w:rPr>
          <w:rFonts w:hint="eastAsia"/>
          <w:noProof/>
          <w:rtl/>
        </w:rPr>
        <w:t>צד</w:t>
      </w:r>
      <w:r>
        <w:rPr>
          <w:noProof/>
          <w:rtl/>
        </w:rPr>
        <w:t xml:space="preserve"> </w:t>
      </w:r>
      <w:r>
        <w:rPr>
          <w:rFonts w:hint="eastAsia"/>
          <w:noProof/>
          <w:rtl/>
        </w:rPr>
        <w:t>שרת</w:t>
      </w:r>
      <w:r>
        <w:rPr>
          <w:noProof/>
          <w:rtl/>
        </w:rPr>
        <w:t xml:space="preserve"> (</w:t>
      </w:r>
      <w:r>
        <w:rPr>
          <w:rFonts w:hint="eastAsia"/>
          <w:noProof/>
          <w:rtl/>
        </w:rPr>
        <w:t>אם</w:t>
      </w:r>
      <w:r>
        <w:rPr>
          <w:noProof/>
          <w:rtl/>
        </w:rPr>
        <w:t xml:space="preserve"> </w:t>
      </w:r>
      <w:r>
        <w:rPr>
          <w:rFonts w:hint="eastAsia"/>
          <w:noProof/>
          <w:rtl/>
        </w:rPr>
        <w:t>קיים</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Toc224567538 \h</w:instrText>
      </w:r>
      <w:r>
        <w:rPr>
          <w:noProof/>
          <w:rtl/>
        </w:rPr>
        <w:instrText xml:space="preserve"> </w:instrText>
      </w:r>
      <w:r>
        <w:rPr>
          <w:noProof/>
          <w:rtl/>
        </w:rPr>
      </w:r>
      <w:r>
        <w:rPr>
          <w:noProof/>
          <w:rtl/>
        </w:rPr>
        <w:fldChar w:fldCharType="separate"/>
      </w:r>
      <w:r>
        <w:rPr>
          <w:noProof/>
          <w:rtl/>
        </w:rPr>
        <w:t>20</w:t>
      </w:r>
      <w:r>
        <w:rPr>
          <w:noProof/>
          <w:rtl/>
        </w:rPr>
        <w:fldChar w:fldCharType="end"/>
      </w:r>
    </w:p>
    <w:p w14:paraId="17350088"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פרוטוקול</w:t>
      </w:r>
      <w:r>
        <w:rPr>
          <w:noProof/>
          <w:rtl/>
        </w:rPr>
        <w:t xml:space="preserve"> </w:t>
      </w:r>
      <w:r>
        <w:rPr>
          <w:rFonts w:hint="eastAsia"/>
          <w:noProof/>
          <w:rtl/>
        </w:rPr>
        <w:t>תקשורת</w:t>
      </w:r>
      <w:r>
        <w:rPr>
          <w:noProof/>
          <w:rtl/>
        </w:rPr>
        <w:t xml:space="preserve"> (</w:t>
      </w:r>
      <w:r>
        <w:rPr>
          <w:rFonts w:hint="eastAsia"/>
          <w:noProof/>
          <w:rtl/>
        </w:rPr>
        <w:t>עבור</w:t>
      </w:r>
      <w:r>
        <w:rPr>
          <w:noProof/>
          <w:rtl/>
        </w:rPr>
        <w:t xml:space="preserve"> </w:t>
      </w:r>
      <w:r>
        <w:rPr>
          <w:rFonts w:hint="eastAsia"/>
          <w:noProof/>
          <w:rtl/>
        </w:rPr>
        <w:t>שרת</w:t>
      </w:r>
      <w:r>
        <w:rPr>
          <w:noProof/>
          <w:rtl/>
        </w:rPr>
        <w:t>-</w:t>
      </w:r>
      <w:r>
        <w:rPr>
          <w:rFonts w:hint="eastAsia"/>
          <w:noProof/>
          <w:rtl/>
        </w:rPr>
        <w:t>לקוח</w:t>
      </w:r>
      <w:r>
        <w:rPr>
          <w:noProof/>
          <w:rtl/>
        </w:rPr>
        <w:t xml:space="preserve"> </w:t>
      </w:r>
      <w:r>
        <w:rPr>
          <w:rFonts w:hint="eastAsia"/>
          <w:noProof/>
          <w:rtl/>
        </w:rPr>
        <w:t>ו</w:t>
      </w:r>
      <w:r>
        <w:rPr>
          <w:noProof/>
          <w:rtl/>
        </w:rPr>
        <w:t>/</w:t>
      </w:r>
      <w:r>
        <w:rPr>
          <w:rFonts w:hint="eastAsia"/>
          <w:noProof/>
          <w:rtl/>
        </w:rPr>
        <w:t>או</w:t>
      </w:r>
      <w:r>
        <w:rPr>
          <w:noProof/>
          <w:rtl/>
        </w:rPr>
        <w:t xml:space="preserve"> </w:t>
      </w:r>
      <w:r>
        <w:rPr>
          <w:noProof/>
        </w:rPr>
        <w:t>API</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Toc224567539 \h</w:instrText>
      </w:r>
      <w:r>
        <w:rPr>
          <w:noProof/>
          <w:rtl/>
        </w:rPr>
        <w:instrText xml:space="preserve"> </w:instrText>
      </w:r>
      <w:r>
        <w:rPr>
          <w:noProof/>
          <w:rtl/>
        </w:rPr>
      </w:r>
      <w:r>
        <w:rPr>
          <w:noProof/>
          <w:rtl/>
        </w:rPr>
        <w:fldChar w:fldCharType="separate"/>
      </w:r>
      <w:r>
        <w:rPr>
          <w:noProof/>
          <w:rtl/>
        </w:rPr>
        <w:t>21</w:t>
      </w:r>
      <w:r>
        <w:rPr>
          <w:noProof/>
          <w:rtl/>
        </w:rPr>
        <w:fldChar w:fldCharType="end"/>
      </w:r>
    </w:p>
    <w:p w14:paraId="67620F7C"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רפלקציה</w:t>
      </w:r>
      <w:r>
        <w:rPr>
          <w:noProof/>
          <w:rtl/>
        </w:rPr>
        <w:t xml:space="preserve"> </w:t>
      </w:r>
      <w:r>
        <w:rPr>
          <w:rFonts w:hint="eastAsia"/>
          <w:noProof/>
          <w:rtl/>
        </w:rPr>
        <w:t>אישית</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Toc224567540 \h</w:instrText>
      </w:r>
      <w:r>
        <w:rPr>
          <w:noProof/>
          <w:rtl/>
        </w:rPr>
        <w:instrText xml:space="preserve"> </w:instrText>
      </w:r>
      <w:r>
        <w:rPr>
          <w:noProof/>
          <w:rtl/>
        </w:rPr>
      </w:r>
      <w:r>
        <w:rPr>
          <w:noProof/>
          <w:rtl/>
        </w:rPr>
        <w:fldChar w:fldCharType="separate"/>
      </w:r>
      <w:r>
        <w:rPr>
          <w:noProof/>
          <w:rtl/>
        </w:rPr>
        <w:t>22</w:t>
      </w:r>
      <w:r>
        <w:rPr>
          <w:noProof/>
          <w:rtl/>
        </w:rPr>
        <w:fldChar w:fldCharType="end"/>
      </w:r>
    </w:p>
    <w:p w14:paraId="37F8FD16"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ביבליוגרפיה</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Toc224567541 \h</w:instrText>
      </w:r>
      <w:r>
        <w:rPr>
          <w:noProof/>
          <w:rtl/>
        </w:rPr>
        <w:instrText xml:space="preserve"> </w:instrText>
      </w:r>
      <w:r>
        <w:rPr>
          <w:noProof/>
          <w:rtl/>
        </w:rPr>
      </w:r>
      <w:r>
        <w:rPr>
          <w:noProof/>
          <w:rtl/>
        </w:rPr>
        <w:fldChar w:fldCharType="separate"/>
      </w:r>
      <w:r>
        <w:rPr>
          <w:noProof/>
          <w:rtl/>
        </w:rPr>
        <w:t>23</w:t>
      </w:r>
      <w:r>
        <w:rPr>
          <w:noProof/>
          <w:rtl/>
        </w:rPr>
        <w:fldChar w:fldCharType="end"/>
      </w:r>
    </w:p>
    <w:p w14:paraId="66120430" w14:textId="77777777" w:rsidR="001418BC" w:rsidRDefault="001418BC">
      <w:pPr>
        <w:pStyle w:val="TOC1"/>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נספחים</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Toc224567542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5C37A56A"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כללי</w:t>
      </w:r>
      <w:r>
        <w:rPr>
          <w:noProof/>
          <w:rtl/>
        </w:rPr>
        <w:t xml:space="preserve"> </w:t>
      </w:r>
      <w:r>
        <w:rPr>
          <w:rFonts w:hint="eastAsia"/>
          <w:noProof/>
          <w:rtl/>
        </w:rPr>
        <w:t>משחק</w:t>
      </w:r>
      <w:r>
        <w:rPr>
          <w:noProof/>
          <w:rtl/>
        </w:rPr>
        <w:t xml:space="preserve"> (</w:t>
      </w:r>
      <w:r>
        <w:rPr>
          <w:rFonts w:hint="eastAsia"/>
          <w:noProof/>
          <w:rtl/>
        </w:rPr>
        <w:t>אופציונלי</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Toc224567543 \h</w:instrText>
      </w:r>
      <w:r>
        <w:rPr>
          <w:noProof/>
          <w:rtl/>
        </w:rPr>
        <w:instrText xml:space="preserve"> </w:instrText>
      </w:r>
      <w:r>
        <w:rPr>
          <w:noProof/>
          <w:rtl/>
        </w:rPr>
      </w:r>
      <w:r>
        <w:rPr>
          <w:noProof/>
          <w:rtl/>
        </w:rPr>
        <w:fldChar w:fldCharType="separate"/>
      </w:r>
      <w:r>
        <w:rPr>
          <w:noProof/>
          <w:rtl/>
        </w:rPr>
        <w:t>24</w:t>
      </w:r>
      <w:r>
        <w:rPr>
          <w:noProof/>
          <w:rtl/>
        </w:rPr>
        <w:fldChar w:fldCharType="end"/>
      </w:r>
    </w:p>
    <w:p w14:paraId="5DD1B6A3" w14:textId="77777777" w:rsidR="001418BC" w:rsidRDefault="001418BC">
      <w:pPr>
        <w:pStyle w:val="TOC2"/>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קוד</w:t>
      </w:r>
      <w:r>
        <w:rPr>
          <w:noProof/>
          <w:rtl/>
        </w:rPr>
        <w:t xml:space="preserve"> </w:t>
      </w:r>
      <w:r>
        <w:rPr>
          <w:rFonts w:hint="eastAsia"/>
          <w:noProof/>
          <w:rtl/>
        </w:rPr>
        <w:t>המקור</w:t>
      </w:r>
      <w:r>
        <w:rPr>
          <w:noProof/>
          <w:rtl/>
        </w:rPr>
        <w:t xml:space="preserve"> (</w:t>
      </w:r>
      <w:r>
        <w:rPr>
          <w:noProof/>
        </w:rPr>
        <w:t>source code</w:t>
      </w:r>
      <w:r>
        <w:rPr>
          <w:noProof/>
          <w:rtl/>
        </w:rPr>
        <w: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Toc224567544 \h</w:instrText>
      </w:r>
      <w:r>
        <w:rPr>
          <w:noProof/>
          <w:rtl/>
        </w:rPr>
        <w:instrText xml:space="preserve"> </w:instrText>
      </w:r>
      <w:r>
        <w:rPr>
          <w:noProof/>
          <w:rtl/>
        </w:rPr>
      </w:r>
      <w:r>
        <w:rPr>
          <w:noProof/>
          <w:rtl/>
        </w:rPr>
        <w:fldChar w:fldCharType="separate"/>
      </w:r>
      <w:r>
        <w:rPr>
          <w:noProof/>
          <w:rtl/>
        </w:rPr>
        <w:t>25</w:t>
      </w:r>
      <w:r>
        <w:rPr>
          <w:noProof/>
          <w:rtl/>
        </w:rPr>
        <w:fldChar w:fldCharType="end"/>
      </w:r>
    </w:p>
    <w:p w14:paraId="515870F7"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lastRenderedPageBreak/>
        <w:t>מחלקה</w:t>
      </w:r>
      <w:r>
        <w:rPr>
          <w:noProof/>
          <w:rtl/>
        </w:rPr>
        <w:t xml:space="preserve"> </w:t>
      </w:r>
      <w:r>
        <w:rPr>
          <w:noProof/>
        </w:rPr>
        <w:t>A</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Toc224567545 \h</w:instrText>
      </w:r>
      <w:r>
        <w:rPr>
          <w:noProof/>
          <w:rtl/>
        </w:rPr>
        <w:instrText xml:space="preserve"> </w:instrText>
      </w:r>
      <w:r>
        <w:rPr>
          <w:noProof/>
          <w:rtl/>
        </w:rPr>
      </w:r>
      <w:r>
        <w:rPr>
          <w:noProof/>
          <w:rtl/>
        </w:rPr>
        <w:fldChar w:fldCharType="separate"/>
      </w:r>
      <w:r>
        <w:rPr>
          <w:noProof/>
          <w:rtl/>
        </w:rPr>
        <w:t>25</w:t>
      </w:r>
      <w:r>
        <w:rPr>
          <w:noProof/>
          <w:rtl/>
        </w:rPr>
        <w:fldChar w:fldCharType="end"/>
      </w:r>
    </w:p>
    <w:p w14:paraId="48F2A732" w14:textId="77777777" w:rsidR="001418BC" w:rsidRDefault="001418BC">
      <w:pPr>
        <w:pStyle w:val="TOC3"/>
        <w:tabs>
          <w:tab w:val="right" w:leader="dot" w:pos="9019"/>
        </w:tabs>
        <w:rPr>
          <w:rFonts w:asciiTheme="minorHAnsi" w:eastAsiaTheme="minorEastAsia" w:hAnsiTheme="minorHAnsi" w:cstheme="minorBidi"/>
          <w:noProof/>
          <w:kern w:val="2"/>
          <w:sz w:val="24"/>
          <w:rtl/>
          <w14:ligatures w14:val="standardContextual"/>
        </w:rPr>
      </w:pPr>
      <w:r>
        <w:rPr>
          <w:rFonts w:hint="eastAsia"/>
          <w:noProof/>
          <w:rtl/>
        </w:rPr>
        <w:t>מחלקה</w:t>
      </w:r>
      <w:r>
        <w:rPr>
          <w:noProof/>
          <w:rtl/>
        </w:rPr>
        <w:t xml:space="preserve"> </w:t>
      </w:r>
      <w:r>
        <w:rPr>
          <w:noProof/>
        </w:rPr>
        <w:t>B</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Toc224567546 \h</w:instrText>
      </w:r>
      <w:r>
        <w:rPr>
          <w:noProof/>
          <w:rtl/>
        </w:rPr>
        <w:instrText xml:space="preserve"> </w:instrText>
      </w:r>
      <w:r>
        <w:rPr>
          <w:noProof/>
          <w:rtl/>
        </w:rPr>
      </w:r>
      <w:r>
        <w:rPr>
          <w:noProof/>
          <w:rtl/>
        </w:rPr>
        <w:fldChar w:fldCharType="separate"/>
      </w:r>
      <w:r>
        <w:rPr>
          <w:noProof/>
          <w:rtl/>
        </w:rPr>
        <w:t>26</w:t>
      </w:r>
      <w:r>
        <w:rPr>
          <w:noProof/>
          <w:rtl/>
        </w:rPr>
        <w:fldChar w:fldCharType="end"/>
      </w:r>
    </w:p>
    <w:p w14:paraId="2004FF7C" w14:textId="77777777" w:rsidR="00CE2DFF" w:rsidRDefault="00CE2DFF" w:rsidP="00D438FC">
      <w:pPr>
        <w:spacing w:line="360" w:lineRule="auto"/>
        <w:rPr>
          <w:rtl/>
        </w:rPr>
      </w:pPr>
      <w:r>
        <w:rPr>
          <w:rtl/>
        </w:rPr>
        <w:fldChar w:fldCharType="end"/>
      </w:r>
    </w:p>
    <w:p w14:paraId="7AC9F51C" w14:textId="77777777" w:rsidR="009F0D95" w:rsidRDefault="00CE2DFF" w:rsidP="00567D77">
      <w:pPr>
        <w:spacing w:line="360" w:lineRule="auto"/>
        <w:rPr>
          <w:b/>
          <w:bCs/>
          <w:rtl/>
        </w:rPr>
      </w:pPr>
      <w:r w:rsidRPr="00567D77">
        <w:rPr>
          <w:b/>
          <w:bCs/>
          <w:rtl/>
        </w:rPr>
        <w:br w:type="page"/>
      </w:r>
    </w:p>
    <w:p w14:paraId="30CD34CD" w14:textId="77777777" w:rsidR="00567D77" w:rsidRDefault="00567D77" w:rsidP="00567D77">
      <w:pPr>
        <w:spacing w:line="360" w:lineRule="auto"/>
        <w:rPr>
          <w:i/>
          <w:iCs/>
          <w:color w:val="0000FF"/>
          <w:rtl/>
        </w:rPr>
      </w:pPr>
      <w:r w:rsidRPr="00567D77">
        <w:rPr>
          <w:rFonts w:hint="cs"/>
          <w:b/>
          <w:bCs/>
          <w:i/>
          <w:iCs/>
          <w:color w:val="0000FF"/>
          <w:rtl/>
        </w:rPr>
        <w:lastRenderedPageBreak/>
        <w:t xml:space="preserve">שימו לב </w:t>
      </w:r>
      <w:r w:rsidRPr="00567D77">
        <w:rPr>
          <w:b/>
          <w:bCs/>
          <w:i/>
          <w:iCs/>
          <w:color w:val="0000FF"/>
        </w:rPr>
        <w:t xml:space="preserve">– </w:t>
      </w:r>
      <w:r w:rsidRPr="00567D77">
        <w:rPr>
          <w:rFonts w:hint="cs"/>
          <w:b/>
          <w:bCs/>
          <w:i/>
          <w:iCs/>
          <w:color w:val="0000FF"/>
          <w:rtl/>
        </w:rPr>
        <w:t>האמור לעיל מתייחס לכל המסמך:</w:t>
      </w:r>
      <w:r w:rsidRPr="000F507D">
        <w:rPr>
          <w:rFonts w:hint="cs"/>
          <w:i/>
          <w:iCs/>
          <w:color w:val="0000FF"/>
          <w:rtl/>
        </w:rPr>
        <w:t xml:space="preserve"> מה שכתוב בכחול </w:t>
      </w:r>
      <w:r w:rsidRPr="000F507D">
        <w:rPr>
          <w:i/>
          <w:iCs/>
          <w:color w:val="0000FF"/>
          <w:rtl/>
        </w:rPr>
        <w:t>–</w:t>
      </w:r>
      <w:r w:rsidRPr="000F507D">
        <w:rPr>
          <w:rFonts w:hint="cs"/>
          <w:i/>
          <w:iCs/>
          <w:color w:val="0000FF"/>
          <w:rtl/>
        </w:rPr>
        <w:t xml:space="preserve"> הוא הנחיות עבורכם וצריך להימחק מהמסמך הסופי.</w:t>
      </w:r>
      <w:r>
        <w:rPr>
          <w:rFonts w:hint="cs"/>
          <w:i/>
          <w:iCs/>
          <w:color w:val="0000FF"/>
          <w:rtl/>
        </w:rPr>
        <w:t xml:space="preserve"> מה שכתוב באדום הוא דוגמא לצרכי המחשה וגם הוא צריך להמחק מהמסמך הסופי ולהיות מוחלף בטקסט שלכם.</w:t>
      </w:r>
    </w:p>
    <w:p w14:paraId="4B6F593D" w14:textId="77777777" w:rsidR="00567D77" w:rsidRDefault="00567D77" w:rsidP="00567D77">
      <w:pPr>
        <w:spacing w:line="360" w:lineRule="auto"/>
        <w:rPr>
          <w:i/>
          <w:iCs/>
          <w:color w:val="0000FF"/>
          <w:rtl/>
        </w:rPr>
      </w:pPr>
      <w:r>
        <w:rPr>
          <w:rFonts w:hint="cs"/>
          <w:i/>
          <w:iCs/>
          <w:color w:val="0000FF"/>
          <w:rtl/>
        </w:rPr>
        <w:t xml:space="preserve">יש לשמר את הכותרות והעיצוב שלהן (לכל היותר להחליף "מחלקה </w:t>
      </w:r>
      <w:r>
        <w:rPr>
          <w:rFonts w:hint="cs"/>
          <w:i/>
          <w:iCs/>
          <w:color w:val="0000FF"/>
        </w:rPr>
        <w:t>A</w:t>
      </w:r>
      <w:r>
        <w:rPr>
          <w:rFonts w:hint="cs"/>
          <w:i/>
          <w:iCs/>
          <w:color w:val="0000FF"/>
          <w:rtl/>
        </w:rPr>
        <w:t>" בשם האמיתי וכו').</w:t>
      </w:r>
    </w:p>
    <w:p w14:paraId="09BF5EEB" w14:textId="77777777" w:rsidR="00567D77" w:rsidRDefault="00567D77" w:rsidP="00567D77">
      <w:pPr>
        <w:spacing w:line="360" w:lineRule="auto"/>
        <w:rPr>
          <w:i/>
          <w:iCs/>
          <w:color w:val="0000FF"/>
          <w:rtl/>
        </w:rPr>
      </w:pPr>
      <w:r>
        <w:rPr>
          <w:rFonts w:hint="cs"/>
          <w:i/>
          <w:iCs/>
          <w:color w:val="0000FF"/>
          <w:rtl/>
        </w:rPr>
        <w:t xml:space="preserve">מה שכתוב בשחור </w:t>
      </w:r>
      <w:r>
        <w:rPr>
          <w:i/>
          <w:iCs/>
          <w:color w:val="0000FF"/>
          <w:rtl/>
        </w:rPr>
        <w:t>–</w:t>
      </w:r>
      <w:r>
        <w:rPr>
          <w:rFonts w:hint="cs"/>
          <w:i/>
          <w:iCs/>
          <w:color w:val="0000FF"/>
          <w:rtl/>
        </w:rPr>
        <w:t xml:space="preserve"> הוא ראשי פרקים של הטקסט שצריך להופיע במסמך שלכם.\</w:t>
      </w:r>
    </w:p>
    <w:p w14:paraId="0DA9041D" w14:textId="77777777" w:rsidR="00567D77" w:rsidRPr="000F507D" w:rsidRDefault="00567D77" w:rsidP="00567D77">
      <w:pPr>
        <w:spacing w:line="360" w:lineRule="auto"/>
        <w:rPr>
          <w:i/>
          <w:iCs/>
          <w:color w:val="0000FF"/>
          <w:rtl/>
        </w:rPr>
      </w:pPr>
      <w:r>
        <w:rPr>
          <w:rFonts w:hint="cs"/>
          <w:i/>
          <w:iCs/>
          <w:color w:val="0000FF"/>
          <w:rtl/>
        </w:rPr>
        <w:t>בסופו של דבר, כל המסמך שלכם צריך להיות בשחור.</w:t>
      </w:r>
    </w:p>
    <w:p w14:paraId="280F7C7E" w14:textId="77777777" w:rsidR="007B6880" w:rsidRDefault="007B6880" w:rsidP="007B6880">
      <w:pPr>
        <w:pStyle w:val="Heading1"/>
      </w:pPr>
      <w:bookmarkStart w:id="0" w:name="_Toc224567504"/>
      <w:r>
        <w:rPr>
          <w:rFonts w:hint="cs"/>
          <w:rtl/>
        </w:rPr>
        <w:t>מענה לדרישות משרד החינוך לפרויקט 5 יח"ל</w:t>
      </w:r>
      <w:bookmarkEnd w:id="0"/>
    </w:p>
    <w:p w14:paraId="7527AAD6" w14:textId="77777777" w:rsidR="00567D77" w:rsidRDefault="0083647D" w:rsidP="00567D77">
      <w:pPr>
        <w:rPr>
          <w:i/>
          <w:iCs/>
          <w:color w:val="0000FF"/>
        </w:rPr>
      </w:pPr>
      <w:r>
        <w:rPr>
          <w:rFonts w:hint="cs"/>
          <w:i/>
          <w:iCs/>
          <w:color w:val="0000FF"/>
          <w:rtl/>
        </w:rPr>
        <w:t>בטבלה מופיעות כל האופציות המוגדרות במסמך הדרישות והמחוון נכון להיום (</w:t>
      </w:r>
      <w:r w:rsidR="00305617">
        <w:rPr>
          <w:i/>
          <w:iCs/>
          <w:color w:val="0000FF"/>
        </w:rPr>
        <w:t>16/3/26</w:t>
      </w:r>
      <w:r>
        <w:rPr>
          <w:rFonts w:hint="cs"/>
          <w:i/>
          <w:iCs/>
          <w:color w:val="0000FF"/>
          <w:rtl/>
        </w:rPr>
        <w:t>). מחקו מה שלא רלוונטי כך שרק האופציות שמימשת</w:t>
      </w:r>
      <w:r w:rsidR="00DF2E57">
        <w:rPr>
          <w:rFonts w:hint="cs"/>
          <w:i/>
          <w:iCs/>
          <w:color w:val="0000FF"/>
          <w:rtl/>
        </w:rPr>
        <w:t>ם</w:t>
      </w:r>
      <w:r>
        <w:rPr>
          <w:rFonts w:hint="cs"/>
          <w:i/>
          <w:iCs/>
          <w:color w:val="0000FF"/>
          <w:rtl/>
        </w:rPr>
        <w:t xml:space="preserve"> יופיעו. </w:t>
      </w:r>
    </w:p>
    <w:p w14:paraId="0DD1D55F" w14:textId="77777777" w:rsidR="00305617" w:rsidRPr="00567D77" w:rsidRDefault="00305617" w:rsidP="00567D77">
      <w:pPr>
        <w:rPr>
          <w:rtl/>
        </w:rPr>
      </w:pPr>
    </w:p>
    <w:tbl>
      <w:tblPr>
        <w:tblStyle w:val="TableGrid"/>
        <w:bidiVisual/>
        <w:tblW w:w="9245" w:type="dxa"/>
        <w:tblLook w:val="04A0" w:firstRow="1" w:lastRow="0" w:firstColumn="1" w:lastColumn="0" w:noHBand="0" w:noVBand="1"/>
      </w:tblPr>
      <w:tblGrid>
        <w:gridCol w:w="1343"/>
        <w:gridCol w:w="4395"/>
        <w:gridCol w:w="3507"/>
      </w:tblGrid>
      <w:tr w:rsidR="007B6880" w:rsidRPr="007B6880" w14:paraId="00B151B0" w14:textId="77777777" w:rsidTr="00AB6F93">
        <w:tc>
          <w:tcPr>
            <w:tcW w:w="1343" w:type="dxa"/>
          </w:tcPr>
          <w:p w14:paraId="45F35A47" w14:textId="77777777" w:rsidR="007B6880" w:rsidRPr="007B6880" w:rsidRDefault="007B6880" w:rsidP="007B6880">
            <w:pPr>
              <w:jc w:val="center"/>
              <w:rPr>
                <w:b/>
                <w:bCs/>
                <w:rtl/>
              </w:rPr>
            </w:pPr>
            <w:r w:rsidRPr="007B6880">
              <w:rPr>
                <w:rFonts w:hint="cs"/>
                <w:b/>
                <w:bCs/>
                <w:rtl/>
              </w:rPr>
              <w:t>פרק במחוון</w:t>
            </w:r>
          </w:p>
        </w:tc>
        <w:tc>
          <w:tcPr>
            <w:tcW w:w="4395" w:type="dxa"/>
          </w:tcPr>
          <w:p w14:paraId="23DB3B8C" w14:textId="77777777" w:rsidR="007B6880" w:rsidRPr="007B6880" w:rsidRDefault="007B6880" w:rsidP="007B6880">
            <w:pPr>
              <w:jc w:val="center"/>
              <w:rPr>
                <w:b/>
                <w:bCs/>
                <w:rtl/>
              </w:rPr>
            </w:pPr>
            <w:r w:rsidRPr="007B6880">
              <w:rPr>
                <w:rFonts w:hint="cs"/>
                <w:b/>
                <w:bCs/>
                <w:rtl/>
              </w:rPr>
              <w:t>נושאים שמומשו</w:t>
            </w:r>
          </w:p>
        </w:tc>
        <w:tc>
          <w:tcPr>
            <w:tcW w:w="3507" w:type="dxa"/>
          </w:tcPr>
          <w:p w14:paraId="2C8836F6" w14:textId="77777777" w:rsidR="007B6880" w:rsidRPr="007B6880" w:rsidRDefault="007B6880" w:rsidP="007B6880">
            <w:pPr>
              <w:jc w:val="center"/>
              <w:rPr>
                <w:b/>
                <w:bCs/>
                <w:rtl/>
              </w:rPr>
            </w:pPr>
            <w:r w:rsidRPr="007B6880">
              <w:rPr>
                <w:rFonts w:hint="cs"/>
                <w:b/>
                <w:bCs/>
                <w:rtl/>
              </w:rPr>
              <w:t xml:space="preserve">מחלקה/ות </w:t>
            </w:r>
            <w:r>
              <w:rPr>
                <w:rFonts w:hint="cs"/>
                <w:b/>
                <w:bCs/>
                <w:rtl/>
              </w:rPr>
              <w:t>בהן מומש הנושא</w:t>
            </w:r>
          </w:p>
        </w:tc>
      </w:tr>
      <w:tr w:rsidR="007B6880" w:rsidRPr="007B6880" w14:paraId="0DB4E3C7" w14:textId="77777777" w:rsidTr="00AB6F93">
        <w:tc>
          <w:tcPr>
            <w:tcW w:w="1343" w:type="dxa"/>
          </w:tcPr>
          <w:p w14:paraId="2D978A01" w14:textId="77777777" w:rsidR="007B6880" w:rsidRPr="007B6880" w:rsidRDefault="007B6880" w:rsidP="00AD2822">
            <w:pPr>
              <w:rPr>
                <w:rtl/>
              </w:rPr>
            </w:pPr>
            <w:r>
              <w:rPr>
                <w:rFonts w:hint="cs"/>
                <w:rtl/>
              </w:rPr>
              <w:t>6</w:t>
            </w:r>
          </w:p>
        </w:tc>
        <w:tc>
          <w:tcPr>
            <w:tcW w:w="4395" w:type="dxa"/>
          </w:tcPr>
          <w:p w14:paraId="299623A1" w14:textId="77777777" w:rsidR="007B6880" w:rsidRPr="007B6880" w:rsidRDefault="007B6880" w:rsidP="007E18C4">
            <w:pPr>
              <w:pStyle w:val="ListParagraph"/>
              <w:numPr>
                <w:ilvl w:val="0"/>
                <w:numId w:val="16"/>
              </w:numPr>
              <w:ind w:left="360"/>
              <w:rPr>
                <w:rtl/>
              </w:rPr>
            </w:pPr>
            <w:proofErr w:type="gramStart"/>
            <w:r>
              <w:t>AlarmManager</w:t>
            </w:r>
            <w:proofErr w:type="gramEnd"/>
            <w:r>
              <w:t xml:space="preserve"> </w:t>
            </w:r>
            <w:r w:rsidR="00305617">
              <w:t>/ Job Scheduler</w:t>
            </w:r>
          </w:p>
        </w:tc>
        <w:tc>
          <w:tcPr>
            <w:tcW w:w="3507" w:type="dxa"/>
          </w:tcPr>
          <w:p w14:paraId="7FE19F9A" w14:textId="77777777" w:rsidR="007B6880" w:rsidRPr="007B6880" w:rsidRDefault="007B6880" w:rsidP="00AD2822">
            <w:pPr>
              <w:rPr>
                <w:rtl/>
              </w:rPr>
            </w:pPr>
          </w:p>
        </w:tc>
      </w:tr>
      <w:tr w:rsidR="008A5EAB" w:rsidRPr="007B6880" w14:paraId="39CC2893" w14:textId="77777777" w:rsidTr="00AB6F93">
        <w:tc>
          <w:tcPr>
            <w:tcW w:w="1343" w:type="dxa"/>
          </w:tcPr>
          <w:p w14:paraId="6F92F8B8" w14:textId="77777777" w:rsidR="008A5EAB" w:rsidRDefault="008A5EAB" w:rsidP="00AD2822">
            <w:pPr>
              <w:rPr>
                <w:rtl/>
              </w:rPr>
            </w:pPr>
          </w:p>
        </w:tc>
        <w:tc>
          <w:tcPr>
            <w:tcW w:w="4395" w:type="dxa"/>
          </w:tcPr>
          <w:p w14:paraId="745CAA38" w14:textId="77777777" w:rsidR="008A5EAB" w:rsidRDefault="00305617" w:rsidP="008A5EAB">
            <w:pPr>
              <w:pStyle w:val="ListParagraph"/>
              <w:numPr>
                <w:ilvl w:val="0"/>
                <w:numId w:val="16"/>
              </w:numPr>
              <w:ind w:left="360"/>
              <w:rPr>
                <w:rtl/>
              </w:rPr>
            </w:pPr>
            <w:r>
              <w:t>+ Notification</w:t>
            </w:r>
            <w:r w:rsidR="00DD42D4">
              <w:rPr>
                <w:rFonts w:hint="cs"/>
                <w:rtl/>
              </w:rPr>
              <w:t xml:space="preserve"> </w:t>
            </w:r>
            <w:r w:rsidR="00DD42D4">
              <w:t>AlarmManager</w:t>
            </w:r>
          </w:p>
        </w:tc>
        <w:tc>
          <w:tcPr>
            <w:tcW w:w="3507" w:type="dxa"/>
          </w:tcPr>
          <w:p w14:paraId="21FB1E75" w14:textId="77777777" w:rsidR="008A5EAB" w:rsidRPr="007B6880" w:rsidRDefault="008A5EAB" w:rsidP="00AD2822">
            <w:pPr>
              <w:rPr>
                <w:rtl/>
              </w:rPr>
            </w:pPr>
          </w:p>
        </w:tc>
      </w:tr>
      <w:tr w:rsidR="008A5EAB" w:rsidRPr="007B6880" w14:paraId="7DD21215" w14:textId="77777777" w:rsidTr="00AB6F93">
        <w:tc>
          <w:tcPr>
            <w:tcW w:w="1343" w:type="dxa"/>
          </w:tcPr>
          <w:p w14:paraId="683D6079" w14:textId="77777777" w:rsidR="008A5EAB" w:rsidRDefault="008A5EAB" w:rsidP="00AD2822">
            <w:pPr>
              <w:rPr>
                <w:rtl/>
              </w:rPr>
            </w:pPr>
          </w:p>
        </w:tc>
        <w:tc>
          <w:tcPr>
            <w:tcW w:w="4395" w:type="dxa"/>
          </w:tcPr>
          <w:p w14:paraId="15AAF054" w14:textId="77777777" w:rsidR="008A5EAB" w:rsidRDefault="008A5EAB" w:rsidP="008A5EAB">
            <w:pPr>
              <w:pStyle w:val="ListParagraph"/>
              <w:numPr>
                <w:ilvl w:val="0"/>
                <w:numId w:val="16"/>
              </w:numPr>
              <w:ind w:left="360"/>
              <w:rPr>
                <w:rtl/>
              </w:rPr>
            </w:pPr>
            <w:r>
              <w:rPr>
                <w:rtl/>
              </w:rPr>
              <w:t xml:space="preserve">הורדת נתוני מידע </w:t>
            </w:r>
            <w:r>
              <w:rPr>
                <w:rFonts w:hint="cs"/>
                <w:rtl/>
              </w:rPr>
              <w:t>(</w:t>
            </w:r>
            <w:r>
              <w:rPr>
                <w:rtl/>
              </w:rPr>
              <w:t>לא תמונות/ מוזיקה</w:t>
            </w:r>
            <w:r>
              <w:rPr>
                <w:rFonts w:hint="cs"/>
                <w:rtl/>
              </w:rPr>
              <w:t>)</w:t>
            </w:r>
            <w:r>
              <w:rPr>
                <w:rtl/>
              </w:rPr>
              <w:t xml:space="preserve"> מהאינטרנ</w:t>
            </w:r>
            <w:r>
              <w:rPr>
                <w:rFonts w:hint="cs"/>
                <w:rtl/>
              </w:rPr>
              <w:t>ט (</w:t>
            </w:r>
            <w:r>
              <w:t xml:space="preserve">API </w:t>
            </w:r>
            <w:r>
              <w:rPr>
                <w:rFonts w:hint="cs"/>
                <w:rtl/>
              </w:rPr>
              <w:t xml:space="preserve"> של אתר)</w:t>
            </w:r>
            <w:r>
              <w:t xml:space="preserve"> </w:t>
            </w:r>
            <w:r>
              <w:rPr>
                <w:rFonts w:hint="cs"/>
                <w:rtl/>
              </w:rPr>
              <w:t xml:space="preserve"> </w:t>
            </w:r>
            <w:r>
              <w:rPr>
                <w:rtl/>
              </w:rPr>
              <w:t xml:space="preserve">ושימוש בנתונים שהורדו </w:t>
            </w:r>
            <w:r>
              <w:t>)</w:t>
            </w:r>
            <w:r>
              <w:rPr>
                <w:rtl/>
              </w:rPr>
              <w:t>דוגמה: שווי מטבע חוץ, רשימת בתי עסק באזור</w:t>
            </w:r>
            <w:r>
              <w:rPr>
                <w:rFonts w:hint="cs"/>
                <w:rtl/>
              </w:rPr>
              <w:t>).</w:t>
            </w:r>
          </w:p>
        </w:tc>
        <w:tc>
          <w:tcPr>
            <w:tcW w:w="3507" w:type="dxa"/>
          </w:tcPr>
          <w:p w14:paraId="59D28F58" w14:textId="77777777" w:rsidR="008A5EAB" w:rsidRPr="007B6880" w:rsidRDefault="008A5EAB" w:rsidP="00AD2822">
            <w:pPr>
              <w:rPr>
                <w:rtl/>
              </w:rPr>
            </w:pPr>
          </w:p>
        </w:tc>
      </w:tr>
      <w:tr w:rsidR="00305617" w:rsidRPr="007B6880" w14:paraId="75D99D23" w14:textId="77777777" w:rsidTr="00AB6F93">
        <w:tc>
          <w:tcPr>
            <w:tcW w:w="1343" w:type="dxa"/>
          </w:tcPr>
          <w:p w14:paraId="7F0CBE24" w14:textId="77777777" w:rsidR="00305617" w:rsidRDefault="00305617" w:rsidP="00AD2822">
            <w:pPr>
              <w:rPr>
                <w:rtl/>
              </w:rPr>
            </w:pPr>
          </w:p>
        </w:tc>
        <w:tc>
          <w:tcPr>
            <w:tcW w:w="4395" w:type="dxa"/>
          </w:tcPr>
          <w:p w14:paraId="26E75780" w14:textId="77777777" w:rsidR="00305617" w:rsidRDefault="00305617" w:rsidP="008A5EAB">
            <w:pPr>
              <w:pStyle w:val="ListParagraph"/>
              <w:numPr>
                <w:ilvl w:val="0"/>
                <w:numId w:val="16"/>
              </w:numPr>
              <w:ind w:left="360"/>
              <w:rPr>
                <w:rtl/>
              </w:rPr>
            </w:pPr>
            <w:r>
              <w:rPr>
                <w:rtl/>
              </w:rPr>
              <w:t>כתיבת מחלקת</w:t>
            </w:r>
            <w:r>
              <w:t xml:space="preserve"> </w:t>
            </w:r>
            <w:r>
              <w:rPr>
                <w:rFonts w:hint="cs"/>
                <w:rtl/>
              </w:rPr>
              <w:t xml:space="preserve"> </w:t>
            </w:r>
            <w:r>
              <w:t>Service</w:t>
            </w:r>
            <w:r>
              <w:rPr>
                <w:rFonts w:hint="cs"/>
                <w:rtl/>
              </w:rPr>
              <w:t xml:space="preserve"> משמעותית עם הקשר לאפליקציה שפותחה</w:t>
            </w:r>
          </w:p>
        </w:tc>
        <w:tc>
          <w:tcPr>
            <w:tcW w:w="3507" w:type="dxa"/>
          </w:tcPr>
          <w:p w14:paraId="14149D0C" w14:textId="77777777" w:rsidR="00305617" w:rsidRPr="007B6880" w:rsidRDefault="00305617" w:rsidP="00AD2822">
            <w:pPr>
              <w:rPr>
                <w:rtl/>
              </w:rPr>
            </w:pPr>
          </w:p>
        </w:tc>
      </w:tr>
      <w:tr w:rsidR="00305617" w:rsidRPr="007B6880" w14:paraId="6545864C" w14:textId="77777777" w:rsidTr="00AB6F93">
        <w:tc>
          <w:tcPr>
            <w:tcW w:w="1343" w:type="dxa"/>
          </w:tcPr>
          <w:p w14:paraId="386E485E" w14:textId="77777777" w:rsidR="00305617" w:rsidRDefault="00305617" w:rsidP="0080393D">
            <w:pPr>
              <w:rPr>
                <w:rtl/>
              </w:rPr>
            </w:pPr>
          </w:p>
        </w:tc>
        <w:tc>
          <w:tcPr>
            <w:tcW w:w="4395" w:type="dxa"/>
          </w:tcPr>
          <w:p w14:paraId="79DB1357" w14:textId="77777777" w:rsidR="00305617" w:rsidRDefault="00305617" w:rsidP="00305617">
            <w:pPr>
              <w:pStyle w:val="ListParagraph"/>
              <w:numPr>
                <w:ilvl w:val="0"/>
                <w:numId w:val="16"/>
              </w:numPr>
              <w:ind w:left="360"/>
              <w:rPr>
                <w:rtl/>
              </w:rPr>
            </w:pPr>
            <w:r w:rsidRPr="00305617">
              <w:rPr>
                <w:rtl/>
              </w:rPr>
              <w:t xml:space="preserve">שימוש במסד נתונים עם יחסים מורכבים </w:t>
            </w:r>
            <w:r w:rsidRPr="00305617">
              <w:t>@Embedded),</w:t>
            </w:r>
            <w:r w:rsidRPr="00305617">
              <w:rPr>
                <w:rtl/>
              </w:rPr>
              <w:t xml:space="preserve"> </w:t>
            </w:r>
            <w:r w:rsidRPr="00305617">
              <w:t>(@Relation,</w:t>
            </w:r>
            <w:r w:rsidRPr="00305617">
              <w:rPr>
                <w:rtl/>
              </w:rPr>
              <w:t xml:space="preserve"> יצירת </w:t>
            </w:r>
            <w:r w:rsidRPr="00305617">
              <w:t>DAO</w:t>
            </w:r>
            <w:r w:rsidRPr="00305617">
              <w:rPr>
                <w:rtl/>
              </w:rPr>
              <w:t xml:space="preserve"> עם שאילתות מתקדמות </w:t>
            </w:r>
            <w:r w:rsidRPr="00305617">
              <w:t>BY),</w:t>
            </w:r>
            <w:r w:rsidRPr="00305617">
              <w:rPr>
                <w:rtl/>
              </w:rPr>
              <w:t xml:space="preserve"> </w:t>
            </w:r>
            <w:r w:rsidRPr="00305617">
              <w:t>GROUP</w:t>
            </w:r>
            <w:r w:rsidRPr="00305617">
              <w:rPr>
                <w:rtl/>
              </w:rPr>
              <w:t xml:space="preserve"> </w:t>
            </w:r>
            <w:r w:rsidRPr="00305617">
              <w:t>(JOIN,</w:t>
            </w:r>
          </w:p>
        </w:tc>
        <w:tc>
          <w:tcPr>
            <w:tcW w:w="3507" w:type="dxa"/>
          </w:tcPr>
          <w:p w14:paraId="6481DE99" w14:textId="77777777" w:rsidR="00305617" w:rsidRPr="007B6880" w:rsidRDefault="00305617" w:rsidP="0080393D">
            <w:pPr>
              <w:rPr>
                <w:rtl/>
              </w:rPr>
            </w:pPr>
          </w:p>
        </w:tc>
      </w:tr>
      <w:tr w:rsidR="00305617" w:rsidRPr="007B6880" w14:paraId="59206660" w14:textId="77777777" w:rsidTr="00AB6F93">
        <w:tc>
          <w:tcPr>
            <w:tcW w:w="1343" w:type="dxa"/>
          </w:tcPr>
          <w:p w14:paraId="373DEEF9" w14:textId="77777777" w:rsidR="00305617" w:rsidRDefault="00305617" w:rsidP="0080393D">
            <w:pPr>
              <w:rPr>
                <w:rtl/>
              </w:rPr>
            </w:pPr>
          </w:p>
        </w:tc>
        <w:tc>
          <w:tcPr>
            <w:tcW w:w="4395" w:type="dxa"/>
          </w:tcPr>
          <w:p w14:paraId="5E05865F" w14:textId="77777777" w:rsidR="00305617" w:rsidRPr="008A5EAB" w:rsidRDefault="00305617" w:rsidP="0080393D">
            <w:pPr>
              <w:pStyle w:val="ListParagraph"/>
              <w:numPr>
                <w:ilvl w:val="0"/>
                <w:numId w:val="16"/>
              </w:numPr>
              <w:ind w:left="360"/>
              <w:rPr>
                <w:rtl/>
              </w:rPr>
            </w:pPr>
            <w:r>
              <w:rPr>
                <w:rFonts w:hint="cs"/>
                <w:rtl/>
              </w:rPr>
              <w:t xml:space="preserve">כתיבת </w:t>
            </w:r>
            <w:r>
              <w:t>ContentProvider</w:t>
            </w:r>
            <w:r>
              <w:rPr>
                <w:rFonts w:hint="cs"/>
                <w:rtl/>
              </w:rPr>
              <w:t xml:space="preserve"> כולל הצהרה ב-</w:t>
            </w:r>
            <w:r>
              <w:t>Manifest</w:t>
            </w:r>
            <w:r>
              <w:rPr>
                <w:rFonts w:hint="cs"/>
                <w:rtl/>
              </w:rPr>
              <w:t xml:space="preserve"> כ-</w:t>
            </w:r>
            <w:r>
              <w:t>provider</w:t>
            </w:r>
          </w:p>
        </w:tc>
        <w:tc>
          <w:tcPr>
            <w:tcW w:w="3507" w:type="dxa"/>
          </w:tcPr>
          <w:p w14:paraId="1500C208" w14:textId="77777777" w:rsidR="00305617" w:rsidRPr="007B6880" w:rsidRDefault="00305617" w:rsidP="0080393D">
            <w:pPr>
              <w:rPr>
                <w:rtl/>
              </w:rPr>
            </w:pPr>
          </w:p>
        </w:tc>
      </w:tr>
      <w:tr w:rsidR="00305617" w:rsidRPr="007B6880" w14:paraId="6A0DBA39" w14:textId="77777777" w:rsidTr="00AB6F93">
        <w:tc>
          <w:tcPr>
            <w:tcW w:w="1343" w:type="dxa"/>
          </w:tcPr>
          <w:p w14:paraId="4B0456ED" w14:textId="77777777" w:rsidR="00305617" w:rsidRPr="00305617" w:rsidRDefault="00305617" w:rsidP="0080393D">
            <w:pPr>
              <w:rPr>
                <w:rtl/>
              </w:rPr>
            </w:pPr>
          </w:p>
        </w:tc>
        <w:tc>
          <w:tcPr>
            <w:tcW w:w="4395" w:type="dxa"/>
          </w:tcPr>
          <w:p w14:paraId="0087AB14" w14:textId="77777777" w:rsidR="00305617" w:rsidRPr="00305617" w:rsidRDefault="00305617" w:rsidP="00305617">
            <w:pPr>
              <w:pStyle w:val="ListParagraph"/>
              <w:numPr>
                <w:ilvl w:val="0"/>
                <w:numId w:val="16"/>
              </w:numPr>
              <w:ind w:left="360"/>
            </w:pPr>
            <w:r w:rsidRPr="00305617">
              <w:rPr>
                <w:rtl/>
              </w:rPr>
              <w:t xml:space="preserve">הקפצת והאזנה לאירועים מאובייקט </w:t>
            </w:r>
            <w:r w:rsidRPr="00305617">
              <w:t>(Invoke)</w:t>
            </w:r>
          </w:p>
        </w:tc>
        <w:tc>
          <w:tcPr>
            <w:tcW w:w="3507" w:type="dxa"/>
          </w:tcPr>
          <w:p w14:paraId="6FBABDBC" w14:textId="77777777" w:rsidR="00305617" w:rsidRPr="007B6880" w:rsidRDefault="00305617" w:rsidP="0080393D">
            <w:pPr>
              <w:rPr>
                <w:rtl/>
              </w:rPr>
            </w:pPr>
          </w:p>
        </w:tc>
      </w:tr>
      <w:tr w:rsidR="005276C1" w:rsidRPr="007B6880" w14:paraId="49087150" w14:textId="77777777" w:rsidTr="00AB6F93">
        <w:tc>
          <w:tcPr>
            <w:tcW w:w="1343" w:type="dxa"/>
          </w:tcPr>
          <w:p w14:paraId="2BAE1BDD" w14:textId="77777777" w:rsidR="005276C1" w:rsidRDefault="005276C1" w:rsidP="00AD2822">
            <w:pPr>
              <w:rPr>
                <w:rtl/>
              </w:rPr>
            </w:pPr>
          </w:p>
        </w:tc>
        <w:tc>
          <w:tcPr>
            <w:tcW w:w="4395" w:type="dxa"/>
          </w:tcPr>
          <w:p w14:paraId="516FAA20" w14:textId="77777777" w:rsidR="005276C1" w:rsidRDefault="005276C1" w:rsidP="008A5EAB">
            <w:pPr>
              <w:pStyle w:val="ListParagraph"/>
              <w:numPr>
                <w:ilvl w:val="0"/>
                <w:numId w:val="16"/>
              </w:numPr>
              <w:ind w:left="360"/>
              <w:rPr>
                <w:rtl/>
              </w:rPr>
            </w:pPr>
            <w:r>
              <w:rPr>
                <w:rFonts w:hint="cs"/>
                <w:rtl/>
              </w:rPr>
              <w:t>שימוש ב-</w:t>
            </w:r>
            <w:r w:rsidRPr="005276C1">
              <w:t xml:space="preserve"> RecyclerView/ ObservableCollection + CollectionsView</w:t>
            </w:r>
          </w:p>
        </w:tc>
        <w:tc>
          <w:tcPr>
            <w:tcW w:w="3507" w:type="dxa"/>
          </w:tcPr>
          <w:p w14:paraId="43DE7A59" w14:textId="77777777" w:rsidR="005276C1" w:rsidRPr="007B6880" w:rsidRDefault="005276C1" w:rsidP="00AD2822">
            <w:pPr>
              <w:rPr>
                <w:rtl/>
              </w:rPr>
            </w:pPr>
          </w:p>
        </w:tc>
      </w:tr>
      <w:tr w:rsidR="005276C1" w:rsidRPr="007B6880" w14:paraId="54C8FE98" w14:textId="77777777" w:rsidTr="00AB6F93">
        <w:tc>
          <w:tcPr>
            <w:tcW w:w="1343" w:type="dxa"/>
          </w:tcPr>
          <w:p w14:paraId="63EFE0C1" w14:textId="77777777" w:rsidR="005276C1" w:rsidRDefault="005276C1" w:rsidP="00AD2822">
            <w:pPr>
              <w:rPr>
                <w:rtl/>
              </w:rPr>
            </w:pPr>
          </w:p>
        </w:tc>
        <w:tc>
          <w:tcPr>
            <w:tcW w:w="4395" w:type="dxa"/>
          </w:tcPr>
          <w:p w14:paraId="048E2C07" w14:textId="77777777" w:rsidR="005276C1" w:rsidRDefault="005276C1" w:rsidP="008A5EAB">
            <w:pPr>
              <w:pStyle w:val="ListParagraph"/>
              <w:numPr>
                <w:ilvl w:val="0"/>
                <w:numId w:val="16"/>
              </w:numPr>
              <w:ind w:left="360"/>
              <w:rPr>
                <w:rtl/>
              </w:rPr>
            </w:pPr>
            <w:r w:rsidRPr="005276C1">
              <w:rPr>
                <w:rFonts w:hint="cs"/>
                <w:rtl/>
              </w:rPr>
              <w:t>שימוש ב-</w:t>
            </w:r>
            <w:r w:rsidRPr="005276C1">
              <w:t xml:space="preserve"> ViewPager </w:t>
            </w:r>
            <w:r w:rsidRPr="005276C1">
              <w:rPr>
                <w:rFonts w:hint="cs"/>
                <w:rtl/>
              </w:rPr>
              <w:t xml:space="preserve"> בשילוב </w:t>
            </w:r>
            <w:r w:rsidRPr="005276C1">
              <w:t>ContentView</w:t>
            </w:r>
            <w:r w:rsidR="00A57822">
              <w:t>/</w:t>
            </w:r>
            <w:r w:rsidRPr="005276C1">
              <w:t>Fragment</w:t>
            </w:r>
          </w:p>
        </w:tc>
        <w:tc>
          <w:tcPr>
            <w:tcW w:w="3507" w:type="dxa"/>
          </w:tcPr>
          <w:p w14:paraId="5D3BA8D6" w14:textId="77777777" w:rsidR="005276C1" w:rsidRPr="007B6880" w:rsidRDefault="005276C1" w:rsidP="00AD2822">
            <w:pPr>
              <w:rPr>
                <w:rtl/>
              </w:rPr>
            </w:pPr>
          </w:p>
        </w:tc>
      </w:tr>
      <w:tr w:rsidR="005276C1" w:rsidRPr="007B6880" w14:paraId="35DFC996" w14:textId="77777777" w:rsidTr="00AB6F93">
        <w:tc>
          <w:tcPr>
            <w:tcW w:w="1343" w:type="dxa"/>
          </w:tcPr>
          <w:p w14:paraId="3DDBF9CA" w14:textId="77777777" w:rsidR="005276C1" w:rsidRDefault="005276C1" w:rsidP="00AD2822">
            <w:pPr>
              <w:rPr>
                <w:rtl/>
              </w:rPr>
            </w:pPr>
          </w:p>
        </w:tc>
        <w:tc>
          <w:tcPr>
            <w:tcW w:w="4395" w:type="dxa"/>
          </w:tcPr>
          <w:p w14:paraId="3B0A9BCA" w14:textId="77777777" w:rsidR="005276C1" w:rsidRDefault="00A57822" w:rsidP="008A5EAB">
            <w:pPr>
              <w:pStyle w:val="ListParagraph"/>
              <w:numPr>
                <w:ilvl w:val="0"/>
                <w:numId w:val="16"/>
              </w:numPr>
              <w:ind w:left="360"/>
              <w:rPr>
                <w:rtl/>
              </w:rPr>
            </w:pPr>
            <w:r w:rsidRPr="00A57822">
              <w:rPr>
                <w:rtl/>
              </w:rPr>
              <w:t xml:space="preserve">שימוש ב </w:t>
            </w:r>
            <w:r w:rsidRPr="00A57822">
              <w:t>MVVM</w:t>
            </w:r>
            <w:r w:rsidRPr="00A57822">
              <w:rPr>
                <w:rtl/>
              </w:rPr>
              <w:t xml:space="preserve"> מקיף בכל הפרויקט לפי כללי התכנות</w:t>
            </w:r>
          </w:p>
        </w:tc>
        <w:tc>
          <w:tcPr>
            <w:tcW w:w="3507" w:type="dxa"/>
          </w:tcPr>
          <w:p w14:paraId="21077352" w14:textId="77777777" w:rsidR="005276C1" w:rsidRPr="007B6880" w:rsidRDefault="005276C1" w:rsidP="00AD2822">
            <w:pPr>
              <w:rPr>
                <w:rtl/>
              </w:rPr>
            </w:pPr>
          </w:p>
        </w:tc>
      </w:tr>
      <w:tr w:rsidR="005276C1" w:rsidRPr="007B6880" w14:paraId="0516A16B" w14:textId="77777777" w:rsidTr="00AB6F93">
        <w:tc>
          <w:tcPr>
            <w:tcW w:w="1343" w:type="dxa"/>
          </w:tcPr>
          <w:p w14:paraId="65454D31" w14:textId="77777777" w:rsidR="005276C1" w:rsidRDefault="005276C1" w:rsidP="00AD2822">
            <w:pPr>
              <w:rPr>
                <w:rtl/>
              </w:rPr>
            </w:pPr>
          </w:p>
        </w:tc>
        <w:tc>
          <w:tcPr>
            <w:tcW w:w="4395" w:type="dxa"/>
          </w:tcPr>
          <w:p w14:paraId="2EAF3881" w14:textId="77777777" w:rsidR="005276C1" w:rsidRDefault="00A57822" w:rsidP="008A5EAB">
            <w:pPr>
              <w:pStyle w:val="ListParagraph"/>
              <w:numPr>
                <w:ilvl w:val="0"/>
                <w:numId w:val="16"/>
              </w:numPr>
              <w:ind w:left="360"/>
              <w:rPr>
                <w:rtl/>
              </w:rPr>
            </w:pPr>
            <w:r w:rsidRPr="00A57822">
              <w:rPr>
                <w:rtl/>
              </w:rPr>
              <w:t xml:space="preserve">בינה מלאכותית- הטמעת כלי בינה מלאכותית </w:t>
            </w:r>
            <w:r w:rsidRPr="00A57822">
              <w:t>GenAI</w:t>
            </w:r>
            <w:r w:rsidRPr="00A57822">
              <w:rPr>
                <w:rtl/>
              </w:rPr>
              <w:t xml:space="preserve"> קיימים באמצעות </w:t>
            </w:r>
            <w:r w:rsidRPr="00A57822">
              <w:t>API</w:t>
            </w:r>
            <w:r w:rsidRPr="00A57822">
              <w:rPr>
                <w:rtl/>
              </w:rPr>
              <w:t xml:space="preserve"> או </w:t>
            </w:r>
            <w:r w:rsidRPr="00A57822">
              <w:t>Agents</w:t>
            </w:r>
          </w:p>
        </w:tc>
        <w:tc>
          <w:tcPr>
            <w:tcW w:w="3507" w:type="dxa"/>
          </w:tcPr>
          <w:p w14:paraId="13176F54" w14:textId="77777777" w:rsidR="005276C1" w:rsidRPr="007B6880" w:rsidRDefault="005276C1" w:rsidP="00AD2822">
            <w:pPr>
              <w:rPr>
                <w:rtl/>
              </w:rPr>
            </w:pPr>
          </w:p>
        </w:tc>
      </w:tr>
      <w:tr w:rsidR="00AB6F93" w:rsidRPr="007B6880" w14:paraId="56C64ED6" w14:textId="77777777" w:rsidTr="00AB6F93">
        <w:tc>
          <w:tcPr>
            <w:tcW w:w="1343" w:type="dxa"/>
          </w:tcPr>
          <w:p w14:paraId="503B2650" w14:textId="77777777" w:rsidR="00AB6F93" w:rsidRPr="007B6880" w:rsidRDefault="00AB6F93" w:rsidP="00AB6F93">
            <w:pPr>
              <w:ind w:left="1440" w:hanging="1440"/>
              <w:rPr>
                <w:rtl/>
              </w:rPr>
            </w:pPr>
          </w:p>
        </w:tc>
        <w:tc>
          <w:tcPr>
            <w:tcW w:w="4395" w:type="dxa"/>
          </w:tcPr>
          <w:p w14:paraId="0839BDDB" w14:textId="77777777" w:rsidR="00AB6F93" w:rsidRPr="007B6880" w:rsidRDefault="00AB6F93" w:rsidP="0080393D">
            <w:pPr>
              <w:pStyle w:val="ListParagraph"/>
              <w:numPr>
                <w:ilvl w:val="0"/>
                <w:numId w:val="16"/>
              </w:numPr>
              <w:ind w:left="360"/>
              <w:rPr>
                <w:rtl/>
              </w:rPr>
            </w:pPr>
            <w:r>
              <w:rPr>
                <w:rFonts w:hint="cs"/>
                <w:rtl/>
              </w:rPr>
              <w:t>שימוש ב-</w:t>
            </w:r>
            <w:r>
              <w:t>AlarmManager + Notification</w:t>
            </w:r>
            <w:r>
              <w:rPr>
                <w:rFonts w:hint="cs"/>
                <w:rtl/>
              </w:rPr>
              <w:t xml:space="preserve"> (יעבור לסעיף 9 בתשפ"ז)</w:t>
            </w:r>
          </w:p>
        </w:tc>
        <w:tc>
          <w:tcPr>
            <w:tcW w:w="3507" w:type="dxa"/>
          </w:tcPr>
          <w:p w14:paraId="2A353887" w14:textId="77777777" w:rsidR="00AB6F93" w:rsidRPr="007B6880" w:rsidRDefault="00AB6F93" w:rsidP="0080393D">
            <w:pPr>
              <w:rPr>
                <w:rtl/>
              </w:rPr>
            </w:pPr>
          </w:p>
        </w:tc>
      </w:tr>
      <w:tr w:rsidR="00AB6F93" w:rsidRPr="007B6880" w14:paraId="2970C63D" w14:textId="77777777" w:rsidTr="00AB6F93">
        <w:tc>
          <w:tcPr>
            <w:tcW w:w="1343" w:type="dxa"/>
          </w:tcPr>
          <w:p w14:paraId="10CB3FA3" w14:textId="77777777" w:rsidR="00AB6F93" w:rsidRDefault="00AB6F93" w:rsidP="00AB6F93">
            <w:pPr>
              <w:rPr>
                <w:rtl/>
              </w:rPr>
            </w:pPr>
          </w:p>
        </w:tc>
        <w:tc>
          <w:tcPr>
            <w:tcW w:w="4395" w:type="dxa"/>
          </w:tcPr>
          <w:p w14:paraId="60550629" w14:textId="77777777" w:rsidR="00AB6F93" w:rsidRDefault="00AB6F93" w:rsidP="00AB6F93">
            <w:pPr>
              <w:pStyle w:val="ListParagraph"/>
              <w:numPr>
                <w:ilvl w:val="0"/>
                <w:numId w:val="16"/>
              </w:numPr>
              <w:ind w:left="360"/>
              <w:rPr>
                <w:rtl/>
              </w:rPr>
            </w:pPr>
            <w:r>
              <w:rPr>
                <w:rtl/>
              </w:rPr>
              <w:t>שימוש ב</w:t>
            </w:r>
            <w:r>
              <w:t xml:space="preserve"> – AcvtivityForResultContract </w:t>
            </w:r>
            <w:r>
              <w:rPr>
                <w:rFonts w:hint="cs"/>
                <w:rtl/>
              </w:rPr>
              <w:t xml:space="preserve">(יעבור לסעיף </w:t>
            </w:r>
            <w:r>
              <w:t>10</w:t>
            </w:r>
            <w:r>
              <w:rPr>
                <w:rFonts w:hint="cs"/>
                <w:rtl/>
              </w:rPr>
              <w:t xml:space="preserve"> בתשפ"ז)</w:t>
            </w:r>
          </w:p>
        </w:tc>
        <w:tc>
          <w:tcPr>
            <w:tcW w:w="3507" w:type="dxa"/>
          </w:tcPr>
          <w:p w14:paraId="38DA4AB5" w14:textId="77777777" w:rsidR="00AB6F93" w:rsidRPr="007B6880" w:rsidRDefault="00AB6F93" w:rsidP="00AB6F93">
            <w:pPr>
              <w:rPr>
                <w:rtl/>
              </w:rPr>
            </w:pPr>
          </w:p>
        </w:tc>
      </w:tr>
      <w:tr w:rsidR="00AB6F93" w:rsidRPr="007B6880" w14:paraId="7BC1F9A0" w14:textId="77777777" w:rsidTr="00AB6F93">
        <w:tc>
          <w:tcPr>
            <w:tcW w:w="1343" w:type="dxa"/>
          </w:tcPr>
          <w:p w14:paraId="6671ECBF" w14:textId="77777777" w:rsidR="00AB6F93" w:rsidRDefault="00AB6F93" w:rsidP="00AB6F93">
            <w:pPr>
              <w:rPr>
                <w:rtl/>
              </w:rPr>
            </w:pPr>
          </w:p>
        </w:tc>
        <w:tc>
          <w:tcPr>
            <w:tcW w:w="4395" w:type="dxa"/>
          </w:tcPr>
          <w:p w14:paraId="3B944C61" w14:textId="77777777" w:rsidR="00AB6F93" w:rsidRDefault="00AB6F93" w:rsidP="00AB6F93">
            <w:pPr>
              <w:pStyle w:val="ListParagraph"/>
              <w:numPr>
                <w:ilvl w:val="0"/>
                <w:numId w:val="16"/>
              </w:numPr>
              <w:ind w:left="360"/>
              <w:rPr>
                <w:rtl/>
              </w:rPr>
            </w:pPr>
            <w:r>
              <w:rPr>
                <w:rtl/>
              </w:rPr>
              <w:t>שימו</w:t>
            </w:r>
            <w:r>
              <w:rPr>
                <w:rFonts w:hint="cs"/>
                <w:rtl/>
              </w:rPr>
              <w:t>ש ב-</w:t>
            </w:r>
            <w:r>
              <w:t xml:space="preserve"> ContentProvide</w:t>
            </w:r>
            <w:r>
              <w:rPr>
                <w:rFonts w:hint="cs"/>
                <w:rtl/>
              </w:rPr>
              <w:t xml:space="preserve">- (יעבור לסעיף </w:t>
            </w:r>
            <w:r>
              <w:t>10</w:t>
            </w:r>
            <w:r>
              <w:rPr>
                <w:rFonts w:hint="cs"/>
                <w:rtl/>
              </w:rPr>
              <w:t xml:space="preserve"> בתשפ"ז)</w:t>
            </w:r>
          </w:p>
        </w:tc>
        <w:tc>
          <w:tcPr>
            <w:tcW w:w="3507" w:type="dxa"/>
          </w:tcPr>
          <w:p w14:paraId="4342FBC8" w14:textId="77777777" w:rsidR="00AB6F93" w:rsidRPr="007B6880" w:rsidRDefault="00AB6F93" w:rsidP="00AB6F93">
            <w:pPr>
              <w:rPr>
                <w:rtl/>
              </w:rPr>
            </w:pPr>
          </w:p>
        </w:tc>
      </w:tr>
      <w:tr w:rsidR="00AB6F93" w:rsidRPr="007B6880" w14:paraId="45FFB487" w14:textId="77777777" w:rsidTr="00AB6F93">
        <w:tc>
          <w:tcPr>
            <w:tcW w:w="1343" w:type="dxa"/>
          </w:tcPr>
          <w:p w14:paraId="5B926463" w14:textId="77777777" w:rsidR="00AB6F93" w:rsidRDefault="00AB6F93" w:rsidP="00AB6F93">
            <w:pPr>
              <w:rPr>
                <w:rtl/>
              </w:rPr>
            </w:pPr>
          </w:p>
        </w:tc>
        <w:tc>
          <w:tcPr>
            <w:tcW w:w="4395" w:type="dxa"/>
          </w:tcPr>
          <w:p w14:paraId="1A220E26" w14:textId="77777777" w:rsidR="00AB6F93" w:rsidRDefault="00AB6F93" w:rsidP="00AB6F93">
            <w:pPr>
              <w:pStyle w:val="ListParagraph"/>
              <w:numPr>
                <w:ilvl w:val="0"/>
                <w:numId w:val="16"/>
              </w:numPr>
              <w:ind w:left="360"/>
              <w:rPr>
                <w:rtl/>
              </w:rPr>
            </w:pPr>
            <w:r>
              <w:rPr>
                <w:rtl/>
              </w:rPr>
              <w:t xml:space="preserve">יצירת אנימציה </w:t>
            </w:r>
            <w:r>
              <w:rPr>
                <w:rFonts w:hint="cs"/>
                <w:rtl/>
              </w:rPr>
              <w:t>(</w:t>
            </w:r>
            <w:r>
              <w:rPr>
                <w:rtl/>
              </w:rPr>
              <w:t>לא כולל שימוש במחלקת אנימציה</w:t>
            </w:r>
            <w:r>
              <w:t xml:space="preserve">( </w:t>
            </w:r>
            <w:r>
              <w:rPr>
                <w:rFonts w:hint="cs"/>
                <w:rtl/>
              </w:rPr>
              <w:t xml:space="preserve"> - יבוטל בתשפ"ז</w:t>
            </w:r>
          </w:p>
        </w:tc>
        <w:tc>
          <w:tcPr>
            <w:tcW w:w="3507" w:type="dxa"/>
          </w:tcPr>
          <w:p w14:paraId="278575AA" w14:textId="77777777" w:rsidR="00AB6F93" w:rsidRPr="007B6880" w:rsidRDefault="00AB6F93" w:rsidP="00AB6F93">
            <w:pPr>
              <w:rPr>
                <w:rtl/>
              </w:rPr>
            </w:pPr>
          </w:p>
        </w:tc>
      </w:tr>
      <w:tr w:rsidR="00AB6F93" w:rsidRPr="007B6880" w14:paraId="57753C8C" w14:textId="77777777" w:rsidTr="00AB6F93">
        <w:tc>
          <w:tcPr>
            <w:tcW w:w="1343" w:type="dxa"/>
          </w:tcPr>
          <w:p w14:paraId="7DBD7A9A" w14:textId="77777777" w:rsidR="00AB6F93" w:rsidRDefault="00AB6F93" w:rsidP="00AB6F93">
            <w:pPr>
              <w:rPr>
                <w:rtl/>
              </w:rPr>
            </w:pPr>
          </w:p>
        </w:tc>
        <w:tc>
          <w:tcPr>
            <w:tcW w:w="4395" w:type="dxa"/>
          </w:tcPr>
          <w:p w14:paraId="691564CC" w14:textId="77777777" w:rsidR="00AB6F93" w:rsidRDefault="00AB6F93" w:rsidP="00AB6F93">
            <w:pPr>
              <w:rPr>
                <w:rtl/>
              </w:rPr>
            </w:pPr>
            <w:r>
              <w:rPr>
                <w:rtl/>
              </w:rPr>
              <w:t xml:space="preserve">הערה: </w:t>
            </w:r>
            <w:r>
              <w:rPr>
                <w:rFonts w:hint="cs"/>
                <w:rtl/>
              </w:rPr>
              <w:t>מימוש</w:t>
            </w:r>
            <w:r>
              <w:rPr>
                <w:rtl/>
              </w:rPr>
              <w:t xml:space="preserve"> יותר מנושא אחד מהרשימה, </w:t>
            </w:r>
            <w:r>
              <w:rPr>
                <w:rFonts w:hint="cs"/>
                <w:rtl/>
              </w:rPr>
              <w:t>יחשב גם כ-2 נושאים מסעיף 10.</w:t>
            </w:r>
          </w:p>
        </w:tc>
        <w:tc>
          <w:tcPr>
            <w:tcW w:w="3507" w:type="dxa"/>
          </w:tcPr>
          <w:p w14:paraId="74C8D3E0" w14:textId="77777777" w:rsidR="00AB6F93" w:rsidRPr="007B6880" w:rsidRDefault="00AB6F93" w:rsidP="00AB6F93">
            <w:pPr>
              <w:rPr>
                <w:rtl/>
              </w:rPr>
            </w:pPr>
          </w:p>
        </w:tc>
      </w:tr>
      <w:tr w:rsidR="00AB6F93" w:rsidRPr="007B6880" w14:paraId="7034BFEE" w14:textId="77777777" w:rsidTr="00AB6F93">
        <w:tc>
          <w:tcPr>
            <w:tcW w:w="1343" w:type="dxa"/>
          </w:tcPr>
          <w:p w14:paraId="47A0B095" w14:textId="77777777" w:rsidR="00AB6F93" w:rsidRDefault="00AB6F93" w:rsidP="00AB6F93">
            <w:pPr>
              <w:rPr>
                <w:rtl/>
              </w:rPr>
            </w:pPr>
            <w:r>
              <w:rPr>
                <w:rFonts w:hint="cs"/>
                <w:rtl/>
              </w:rPr>
              <w:t>7</w:t>
            </w:r>
          </w:p>
        </w:tc>
        <w:tc>
          <w:tcPr>
            <w:tcW w:w="4395" w:type="dxa"/>
          </w:tcPr>
          <w:p w14:paraId="7AA32947" w14:textId="77777777" w:rsidR="00AB6F93" w:rsidRDefault="00AB6F93" w:rsidP="00AB6F93">
            <w:pPr>
              <w:rPr>
                <w:rtl/>
              </w:rPr>
            </w:pPr>
            <w:r>
              <w:rPr>
                <w:rFonts w:hint="cs"/>
                <w:rtl/>
              </w:rPr>
              <w:t>אחסון וטיפול בנתונים (חובה שמירה ושליפה)</w:t>
            </w:r>
            <w:r w:rsidR="00DD42D4">
              <w:rPr>
                <w:rFonts w:hint="cs"/>
                <w:rtl/>
              </w:rPr>
              <w:t xml:space="preserve"> בבסיס נתונים (</w:t>
            </w:r>
            <w:r w:rsidR="00DD42D4" w:rsidRPr="00DD42D4">
              <w:t>Firebase, Firestore, MySQL, SQLite</w:t>
            </w:r>
            <w:r w:rsidR="00DD42D4">
              <w:rPr>
                <w:rFonts w:hint="cs"/>
                <w:rtl/>
              </w:rPr>
              <w:t>).</w:t>
            </w:r>
          </w:p>
          <w:p w14:paraId="6073913C" w14:textId="77777777" w:rsidR="00DD42D4" w:rsidRDefault="00DD42D4" w:rsidP="00AB6F93">
            <w:pPr>
              <w:rPr>
                <w:rtl/>
              </w:rPr>
            </w:pPr>
            <w:r>
              <w:rPr>
                <w:rFonts w:hint="cs"/>
                <w:rtl/>
              </w:rPr>
              <w:t>שימוש בבסיס נתונים מרוחק לכתיבה וגם לקריאה כולל עדכון נתונים סינכרוני, יחשב גם כשני נושאים מסעיף 10.</w:t>
            </w:r>
          </w:p>
        </w:tc>
        <w:tc>
          <w:tcPr>
            <w:tcW w:w="3507" w:type="dxa"/>
          </w:tcPr>
          <w:p w14:paraId="4C97A228" w14:textId="77777777" w:rsidR="00AB6F93" w:rsidRPr="007B6880" w:rsidRDefault="00AB6F93" w:rsidP="00AB6F93">
            <w:pPr>
              <w:rPr>
                <w:rtl/>
              </w:rPr>
            </w:pPr>
          </w:p>
        </w:tc>
      </w:tr>
      <w:tr w:rsidR="00AB6F93" w:rsidRPr="007B6880" w14:paraId="707CD6EF" w14:textId="77777777" w:rsidTr="00AB6F93">
        <w:tc>
          <w:tcPr>
            <w:tcW w:w="1343" w:type="dxa"/>
          </w:tcPr>
          <w:p w14:paraId="32B400C7" w14:textId="77777777" w:rsidR="00AB6F93" w:rsidRDefault="00AB6F93" w:rsidP="00AB6F93">
            <w:pPr>
              <w:rPr>
                <w:rtl/>
              </w:rPr>
            </w:pPr>
            <w:r>
              <w:rPr>
                <w:rFonts w:hint="cs"/>
                <w:rtl/>
              </w:rPr>
              <w:t xml:space="preserve">9 </w:t>
            </w:r>
          </w:p>
        </w:tc>
        <w:tc>
          <w:tcPr>
            <w:tcW w:w="4395" w:type="dxa"/>
          </w:tcPr>
          <w:p w14:paraId="3E8E9AC0" w14:textId="77777777" w:rsidR="00AB6F93" w:rsidRDefault="00AB6F93" w:rsidP="00DD42D4">
            <w:pPr>
              <w:rPr>
                <w:rtl/>
              </w:rPr>
            </w:pPr>
            <w:r>
              <w:rPr>
                <w:rFonts w:hint="cs"/>
                <w:rtl/>
              </w:rPr>
              <w:t>נושאים מתקדמים</w:t>
            </w:r>
            <w:r w:rsidR="00DD42D4">
              <w:rPr>
                <w:rFonts w:hint="cs"/>
                <w:rtl/>
              </w:rPr>
              <w:t xml:space="preserve"> (חובה לבחור לפחות נושא אחד מסעיף זה)</w:t>
            </w:r>
            <w:r>
              <w:rPr>
                <w:rFonts w:hint="cs"/>
                <w:rtl/>
              </w:rPr>
              <w:t>:</w:t>
            </w:r>
          </w:p>
        </w:tc>
        <w:tc>
          <w:tcPr>
            <w:tcW w:w="3507" w:type="dxa"/>
          </w:tcPr>
          <w:p w14:paraId="7FD38406" w14:textId="77777777" w:rsidR="00AB6F93" w:rsidRPr="007B6880" w:rsidRDefault="00AB6F93" w:rsidP="00AB6F93">
            <w:pPr>
              <w:rPr>
                <w:rtl/>
              </w:rPr>
            </w:pPr>
          </w:p>
        </w:tc>
      </w:tr>
      <w:tr w:rsidR="00AB6F93" w:rsidRPr="007B6880" w14:paraId="200C1C37" w14:textId="77777777" w:rsidTr="00AB6F93">
        <w:tc>
          <w:tcPr>
            <w:tcW w:w="1343" w:type="dxa"/>
          </w:tcPr>
          <w:p w14:paraId="004E794D" w14:textId="77777777" w:rsidR="00AB6F93" w:rsidRDefault="00AB6F93" w:rsidP="00AB6F93">
            <w:pPr>
              <w:rPr>
                <w:rtl/>
              </w:rPr>
            </w:pPr>
          </w:p>
        </w:tc>
        <w:tc>
          <w:tcPr>
            <w:tcW w:w="4395" w:type="dxa"/>
          </w:tcPr>
          <w:p w14:paraId="5D9036CB" w14:textId="77777777" w:rsidR="00AB6F93" w:rsidRDefault="00AB6F93" w:rsidP="00DD42D4">
            <w:pPr>
              <w:pStyle w:val="ListParagraph"/>
              <w:numPr>
                <w:ilvl w:val="0"/>
                <w:numId w:val="16"/>
              </w:numPr>
              <w:ind w:left="360"/>
              <w:rPr>
                <w:rtl/>
              </w:rPr>
            </w:pPr>
            <w:r>
              <w:t>SurfaceView</w:t>
            </w:r>
          </w:p>
        </w:tc>
        <w:tc>
          <w:tcPr>
            <w:tcW w:w="3507" w:type="dxa"/>
          </w:tcPr>
          <w:p w14:paraId="0092EFF4" w14:textId="77777777" w:rsidR="00AB6F93" w:rsidRPr="007B6880" w:rsidRDefault="00AB6F93" w:rsidP="00AB6F93">
            <w:pPr>
              <w:rPr>
                <w:rtl/>
              </w:rPr>
            </w:pPr>
          </w:p>
        </w:tc>
      </w:tr>
      <w:tr w:rsidR="00DD42D4" w:rsidRPr="007B6880" w14:paraId="4C31F380" w14:textId="77777777" w:rsidTr="0080393D">
        <w:tc>
          <w:tcPr>
            <w:tcW w:w="1343" w:type="dxa"/>
          </w:tcPr>
          <w:p w14:paraId="0BA322C8" w14:textId="77777777" w:rsidR="00DD42D4" w:rsidRDefault="00DD42D4" w:rsidP="0080393D">
            <w:pPr>
              <w:rPr>
                <w:rtl/>
              </w:rPr>
            </w:pPr>
          </w:p>
        </w:tc>
        <w:tc>
          <w:tcPr>
            <w:tcW w:w="4395" w:type="dxa"/>
          </w:tcPr>
          <w:p w14:paraId="0C7A0580" w14:textId="77777777" w:rsidR="00DD42D4" w:rsidRDefault="00DD42D4" w:rsidP="0080393D">
            <w:pPr>
              <w:pStyle w:val="ListParagraph"/>
              <w:numPr>
                <w:ilvl w:val="0"/>
                <w:numId w:val="16"/>
              </w:numPr>
              <w:ind w:left="360"/>
              <w:rPr>
                <w:rtl/>
              </w:rPr>
            </w:pPr>
            <w:r>
              <w:t>+ Notification</w:t>
            </w:r>
            <w:r>
              <w:rPr>
                <w:rFonts w:hint="cs"/>
                <w:rtl/>
              </w:rPr>
              <w:t xml:space="preserve"> </w:t>
            </w:r>
            <w:r>
              <w:t>AlarmManager</w:t>
            </w:r>
          </w:p>
        </w:tc>
        <w:tc>
          <w:tcPr>
            <w:tcW w:w="3507" w:type="dxa"/>
          </w:tcPr>
          <w:p w14:paraId="4031A91F" w14:textId="77777777" w:rsidR="00DD42D4" w:rsidRPr="007B6880" w:rsidRDefault="00DD42D4" w:rsidP="0080393D">
            <w:pPr>
              <w:rPr>
                <w:rtl/>
              </w:rPr>
            </w:pPr>
          </w:p>
        </w:tc>
      </w:tr>
      <w:tr w:rsidR="00DD42D4" w:rsidRPr="007B6880" w14:paraId="7BD9085A" w14:textId="77777777" w:rsidTr="00AB6F93">
        <w:tc>
          <w:tcPr>
            <w:tcW w:w="1343" w:type="dxa"/>
          </w:tcPr>
          <w:p w14:paraId="33574094" w14:textId="77777777" w:rsidR="00DD42D4" w:rsidRDefault="00DD42D4" w:rsidP="00AB6F93">
            <w:pPr>
              <w:rPr>
                <w:rtl/>
              </w:rPr>
            </w:pPr>
          </w:p>
        </w:tc>
        <w:tc>
          <w:tcPr>
            <w:tcW w:w="4395" w:type="dxa"/>
          </w:tcPr>
          <w:p w14:paraId="355547C1" w14:textId="77777777" w:rsidR="00DD42D4" w:rsidRDefault="00DD42D4" w:rsidP="00AB6F93">
            <w:pPr>
              <w:pStyle w:val="ListParagraph"/>
              <w:numPr>
                <w:ilvl w:val="0"/>
                <w:numId w:val="16"/>
              </w:numPr>
              <w:ind w:left="360"/>
              <w:rPr>
                <w:rtl/>
              </w:rPr>
            </w:pPr>
          </w:p>
        </w:tc>
        <w:tc>
          <w:tcPr>
            <w:tcW w:w="3507" w:type="dxa"/>
          </w:tcPr>
          <w:p w14:paraId="23AE96B9" w14:textId="77777777" w:rsidR="00DD42D4" w:rsidRPr="007B6880" w:rsidRDefault="00DD42D4" w:rsidP="00AB6F93">
            <w:pPr>
              <w:rPr>
                <w:rtl/>
              </w:rPr>
            </w:pPr>
          </w:p>
        </w:tc>
      </w:tr>
      <w:tr w:rsidR="00AB6F93" w:rsidRPr="007B6880" w14:paraId="35924A79" w14:textId="77777777" w:rsidTr="00AB6F93">
        <w:tc>
          <w:tcPr>
            <w:tcW w:w="1343" w:type="dxa"/>
          </w:tcPr>
          <w:p w14:paraId="50225A08" w14:textId="77777777" w:rsidR="00AB6F93" w:rsidRDefault="00AB6F93" w:rsidP="00AB6F93">
            <w:pPr>
              <w:rPr>
                <w:rtl/>
              </w:rPr>
            </w:pPr>
          </w:p>
        </w:tc>
        <w:tc>
          <w:tcPr>
            <w:tcW w:w="4395" w:type="dxa"/>
          </w:tcPr>
          <w:p w14:paraId="50E4D021" w14:textId="77777777" w:rsidR="00AB6F93" w:rsidRDefault="00AB6F93" w:rsidP="00AB6F93">
            <w:pPr>
              <w:pStyle w:val="ListParagraph"/>
              <w:numPr>
                <w:ilvl w:val="0"/>
                <w:numId w:val="16"/>
              </w:numPr>
              <w:ind w:left="360"/>
              <w:rPr>
                <w:rtl/>
              </w:rPr>
            </w:pPr>
            <w:r>
              <w:rPr>
                <w:rtl/>
              </w:rPr>
              <w:t>ירושה ממחלק</w:t>
            </w:r>
            <w:r w:rsidR="00DD42D4">
              <w:rPr>
                <w:rFonts w:hint="cs"/>
                <w:rtl/>
              </w:rPr>
              <w:t xml:space="preserve">ת </w:t>
            </w:r>
            <w:r>
              <w:t>Vie</w:t>
            </w:r>
            <w:r w:rsidR="00DD42D4">
              <w:t>w / IDrawable</w:t>
            </w:r>
            <w:r w:rsidR="00DD42D4">
              <w:rPr>
                <w:rFonts w:hint="cs"/>
                <w:rtl/>
              </w:rPr>
              <w:t xml:space="preserve"> לצורך מימוש גרפי</w:t>
            </w:r>
          </w:p>
        </w:tc>
        <w:tc>
          <w:tcPr>
            <w:tcW w:w="3507" w:type="dxa"/>
          </w:tcPr>
          <w:p w14:paraId="7511590D" w14:textId="77777777" w:rsidR="00AB6F93" w:rsidRPr="007B6880" w:rsidRDefault="00AB6F93" w:rsidP="00AB6F93">
            <w:pPr>
              <w:rPr>
                <w:rtl/>
              </w:rPr>
            </w:pPr>
          </w:p>
        </w:tc>
      </w:tr>
      <w:tr w:rsidR="00AB6F93" w:rsidRPr="007B6880" w14:paraId="487A4CEF" w14:textId="77777777" w:rsidTr="00AB6F93">
        <w:tc>
          <w:tcPr>
            <w:tcW w:w="1343" w:type="dxa"/>
          </w:tcPr>
          <w:p w14:paraId="483FDC72" w14:textId="77777777" w:rsidR="00AB6F93" w:rsidRDefault="00AB6F93" w:rsidP="00AB6F93">
            <w:pPr>
              <w:rPr>
                <w:rtl/>
              </w:rPr>
            </w:pPr>
          </w:p>
        </w:tc>
        <w:tc>
          <w:tcPr>
            <w:tcW w:w="4395" w:type="dxa"/>
          </w:tcPr>
          <w:p w14:paraId="54F8EF1C" w14:textId="77777777" w:rsidR="00AB6F93" w:rsidRDefault="00AB6F93" w:rsidP="00AB6F93">
            <w:pPr>
              <w:pStyle w:val="ListParagraph"/>
              <w:numPr>
                <w:ilvl w:val="0"/>
                <w:numId w:val="16"/>
              </w:numPr>
              <w:ind w:left="360"/>
              <w:rPr>
                <w:rtl/>
              </w:rPr>
            </w:pPr>
            <w:r>
              <w:rPr>
                <w:rtl/>
              </w:rPr>
              <w:t>אפליקציית רב משתתפים</w:t>
            </w:r>
          </w:p>
        </w:tc>
        <w:tc>
          <w:tcPr>
            <w:tcW w:w="3507" w:type="dxa"/>
          </w:tcPr>
          <w:p w14:paraId="6CF9DC03" w14:textId="77777777" w:rsidR="00AB6F93" w:rsidRPr="007B6880" w:rsidRDefault="00AB6F93" w:rsidP="00AB6F93">
            <w:pPr>
              <w:rPr>
                <w:rtl/>
              </w:rPr>
            </w:pPr>
          </w:p>
        </w:tc>
      </w:tr>
      <w:tr w:rsidR="00AB6F93" w:rsidRPr="007B6880" w14:paraId="4E1DCAEE" w14:textId="77777777" w:rsidTr="00AB6F93">
        <w:tc>
          <w:tcPr>
            <w:tcW w:w="1343" w:type="dxa"/>
          </w:tcPr>
          <w:p w14:paraId="16E651C1" w14:textId="77777777" w:rsidR="00AB6F93" w:rsidRDefault="00AB6F93" w:rsidP="00AB6F93">
            <w:pPr>
              <w:rPr>
                <w:rtl/>
              </w:rPr>
            </w:pPr>
          </w:p>
        </w:tc>
        <w:tc>
          <w:tcPr>
            <w:tcW w:w="4395" w:type="dxa"/>
          </w:tcPr>
          <w:p w14:paraId="1CDB264B" w14:textId="77777777" w:rsidR="00AB6F93" w:rsidRDefault="00DD42D4" w:rsidP="00AB6F93">
            <w:pPr>
              <w:pStyle w:val="ListParagraph"/>
              <w:numPr>
                <w:ilvl w:val="0"/>
                <w:numId w:val="16"/>
              </w:numPr>
              <w:ind w:left="360"/>
              <w:rPr>
                <w:rtl/>
              </w:rPr>
            </w:pPr>
            <w:r>
              <w:t xml:space="preserve">ContentView / </w:t>
            </w:r>
            <w:r w:rsidR="00AB6F93">
              <w:t>Fragment</w:t>
            </w:r>
            <w:r>
              <w:t>s</w:t>
            </w:r>
            <w:r w:rsidR="00AB6F93">
              <w:t xml:space="preserve"> </w:t>
            </w:r>
          </w:p>
        </w:tc>
        <w:tc>
          <w:tcPr>
            <w:tcW w:w="3507" w:type="dxa"/>
          </w:tcPr>
          <w:p w14:paraId="1E58C22C" w14:textId="77777777" w:rsidR="00AB6F93" w:rsidRPr="007B6880" w:rsidRDefault="00AB6F93" w:rsidP="00AB6F93">
            <w:pPr>
              <w:rPr>
                <w:rtl/>
              </w:rPr>
            </w:pPr>
          </w:p>
        </w:tc>
      </w:tr>
      <w:tr w:rsidR="00AB6F93" w:rsidRPr="007B6880" w14:paraId="3EB267F9" w14:textId="77777777" w:rsidTr="00AB6F93">
        <w:tc>
          <w:tcPr>
            <w:tcW w:w="1343" w:type="dxa"/>
          </w:tcPr>
          <w:p w14:paraId="67FEE819" w14:textId="77777777" w:rsidR="00AB6F93" w:rsidRDefault="00AB6F93" w:rsidP="00AB6F93">
            <w:pPr>
              <w:rPr>
                <w:rtl/>
              </w:rPr>
            </w:pPr>
          </w:p>
        </w:tc>
        <w:tc>
          <w:tcPr>
            <w:tcW w:w="4395" w:type="dxa"/>
          </w:tcPr>
          <w:p w14:paraId="391AE68B" w14:textId="77777777" w:rsidR="00AB6F93" w:rsidRDefault="00AB6F93" w:rsidP="00AB6F93">
            <w:pPr>
              <w:pStyle w:val="ListParagraph"/>
              <w:numPr>
                <w:ilvl w:val="0"/>
                <w:numId w:val="16"/>
              </w:numPr>
              <w:ind w:left="360"/>
              <w:rPr>
                <w:rtl/>
              </w:rPr>
            </w:pPr>
            <w:proofErr w:type="gramStart"/>
            <w:r>
              <w:t xml:space="preserve">GoogleMaps </w:t>
            </w:r>
            <w:r w:rsidR="00DD42D4">
              <w:rPr>
                <w:rFonts w:hint="cs"/>
                <w:rtl/>
              </w:rPr>
              <w:t xml:space="preserve"> או</w:t>
            </w:r>
            <w:proofErr w:type="gramEnd"/>
            <w:r w:rsidR="00DD42D4">
              <w:rPr>
                <w:rFonts w:hint="cs"/>
                <w:rtl/>
              </w:rPr>
              <w:t xml:space="preserve"> כל שירות דומה ושימוש בנתוני מיקום </w:t>
            </w:r>
          </w:p>
        </w:tc>
        <w:tc>
          <w:tcPr>
            <w:tcW w:w="3507" w:type="dxa"/>
          </w:tcPr>
          <w:p w14:paraId="580B25B5" w14:textId="77777777" w:rsidR="00AB6F93" w:rsidRPr="007B6880" w:rsidRDefault="00AB6F93" w:rsidP="00AB6F93">
            <w:pPr>
              <w:rPr>
                <w:rtl/>
              </w:rPr>
            </w:pPr>
          </w:p>
        </w:tc>
      </w:tr>
      <w:tr w:rsidR="00DD42D4" w:rsidRPr="007B6880" w14:paraId="0FE30AE1" w14:textId="77777777" w:rsidTr="0080393D">
        <w:tc>
          <w:tcPr>
            <w:tcW w:w="1343" w:type="dxa"/>
          </w:tcPr>
          <w:p w14:paraId="5D4B7F6A" w14:textId="77777777" w:rsidR="00DD42D4" w:rsidRDefault="00DD42D4" w:rsidP="0080393D">
            <w:pPr>
              <w:rPr>
                <w:rtl/>
              </w:rPr>
            </w:pPr>
          </w:p>
        </w:tc>
        <w:tc>
          <w:tcPr>
            <w:tcW w:w="4395" w:type="dxa"/>
          </w:tcPr>
          <w:p w14:paraId="3463FC0C" w14:textId="77777777" w:rsidR="00DD42D4" w:rsidRDefault="00DD42D4" w:rsidP="0080393D">
            <w:pPr>
              <w:pStyle w:val="ListParagraph"/>
              <w:numPr>
                <w:ilvl w:val="0"/>
                <w:numId w:val="16"/>
              </w:numPr>
              <w:ind w:left="360"/>
              <w:rPr>
                <w:rtl/>
              </w:rPr>
            </w:pPr>
            <w:r>
              <w:rPr>
                <w:rtl/>
              </w:rPr>
              <w:t>מאזיני תנועה</w:t>
            </w:r>
            <w:r>
              <w:rPr>
                <w:rFonts w:hint="cs"/>
                <w:rtl/>
              </w:rPr>
              <w:t xml:space="preserve"> / מיקום</w:t>
            </w:r>
          </w:p>
        </w:tc>
        <w:tc>
          <w:tcPr>
            <w:tcW w:w="3507" w:type="dxa"/>
          </w:tcPr>
          <w:p w14:paraId="7AC91978" w14:textId="77777777" w:rsidR="00DD42D4" w:rsidRPr="007B6880" w:rsidRDefault="00DD42D4" w:rsidP="0080393D">
            <w:pPr>
              <w:rPr>
                <w:rtl/>
              </w:rPr>
            </w:pPr>
          </w:p>
        </w:tc>
      </w:tr>
      <w:tr w:rsidR="00DD42D4" w:rsidRPr="007B6880" w14:paraId="0854A32C" w14:textId="77777777" w:rsidTr="0080393D">
        <w:tc>
          <w:tcPr>
            <w:tcW w:w="1343" w:type="dxa"/>
          </w:tcPr>
          <w:p w14:paraId="14251E00" w14:textId="77777777" w:rsidR="00DD42D4" w:rsidRDefault="00DD42D4" w:rsidP="0080393D">
            <w:pPr>
              <w:rPr>
                <w:rtl/>
              </w:rPr>
            </w:pPr>
          </w:p>
        </w:tc>
        <w:tc>
          <w:tcPr>
            <w:tcW w:w="4395" w:type="dxa"/>
          </w:tcPr>
          <w:p w14:paraId="6EFCABAE" w14:textId="77777777" w:rsidR="00DD42D4" w:rsidRDefault="00DD42D4" w:rsidP="0080393D">
            <w:pPr>
              <w:pStyle w:val="ListParagraph"/>
              <w:numPr>
                <w:ilvl w:val="0"/>
                <w:numId w:val="16"/>
              </w:numPr>
              <w:ind w:left="360"/>
              <w:rPr>
                <w:rtl/>
              </w:rPr>
            </w:pPr>
            <w:r>
              <w:t xml:space="preserve">Bluetooth </w:t>
            </w:r>
          </w:p>
        </w:tc>
        <w:tc>
          <w:tcPr>
            <w:tcW w:w="3507" w:type="dxa"/>
          </w:tcPr>
          <w:p w14:paraId="6E532F90" w14:textId="77777777" w:rsidR="00DD42D4" w:rsidRPr="007B6880" w:rsidRDefault="00DD42D4" w:rsidP="0080393D">
            <w:pPr>
              <w:rPr>
                <w:rtl/>
              </w:rPr>
            </w:pPr>
          </w:p>
        </w:tc>
      </w:tr>
      <w:tr w:rsidR="00AB6F93" w:rsidRPr="007B6880" w14:paraId="1232B258" w14:textId="77777777" w:rsidTr="00AB6F93">
        <w:tc>
          <w:tcPr>
            <w:tcW w:w="1343" w:type="dxa"/>
          </w:tcPr>
          <w:p w14:paraId="32048C34" w14:textId="77777777" w:rsidR="00AB6F93" w:rsidRDefault="00AB6F93" w:rsidP="00AB6F93">
            <w:pPr>
              <w:rPr>
                <w:rtl/>
              </w:rPr>
            </w:pPr>
          </w:p>
        </w:tc>
        <w:tc>
          <w:tcPr>
            <w:tcW w:w="4395" w:type="dxa"/>
          </w:tcPr>
          <w:p w14:paraId="738369B9" w14:textId="77777777" w:rsidR="00AB6F93" w:rsidRDefault="00AB6F93" w:rsidP="00AB6F93">
            <w:pPr>
              <w:pStyle w:val="ListParagraph"/>
              <w:numPr>
                <w:ilvl w:val="0"/>
                <w:numId w:val="16"/>
              </w:numPr>
              <w:ind w:left="360"/>
              <w:rPr>
                <w:rtl/>
              </w:rPr>
            </w:pPr>
            <w:r>
              <w:t xml:space="preserve"> NFC </w:t>
            </w:r>
          </w:p>
        </w:tc>
        <w:tc>
          <w:tcPr>
            <w:tcW w:w="3507" w:type="dxa"/>
          </w:tcPr>
          <w:p w14:paraId="137BDF50" w14:textId="77777777" w:rsidR="00AB6F93" w:rsidRPr="007B6880" w:rsidRDefault="00AB6F93" w:rsidP="00AB6F93">
            <w:pPr>
              <w:rPr>
                <w:rtl/>
              </w:rPr>
            </w:pPr>
          </w:p>
        </w:tc>
      </w:tr>
      <w:tr w:rsidR="00DD42D4" w:rsidRPr="007B6880" w14:paraId="1E27F276" w14:textId="77777777" w:rsidTr="0080393D">
        <w:tc>
          <w:tcPr>
            <w:tcW w:w="1343" w:type="dxa"/>
          </w:tcPr>
          <w:p w14:paraId="3DF088E0" w14:textId="77777777" w:rsidR="00DD42D4" w:rsidRDefault="00DD42D4" w:rsidP="0080393D">
            <w:pPr>
              <w:rPr>
                <w:rtl/>
              </w:rPr>
            </w:pPr>
          </w:p>
        </w:tc>
        <w:tc>
          <w:tcPr>
            <w:tcW w:w="4395" w:type="dxa"/>
          </w:tcPr>
          <w:p w14:paraId="4FBFC7F9" w14:textId="77777777" w:rsidR="00DD42D4" w:rsidRDefault="00DD42D4" w:rsidP="0080393D">
            <w:pPr>
              <w:pStyle w:val="ListParagraph"/>
              <w:numPr>
                <w:ilvl w:val="0"/>
                <w:numId w:val="16"/>
              </w:numPr>
              <w:ind w:left="360"/>
              <w:rPr>
                <w:rtl/>
              </w:rPr>
            </w:pPr>
            <w:r w:rsidRPr="00D61241">
              <w:rPr>
                <w:rtl/>
              </w:rPr>
              <w:t xml:space="preserve"> רשתות מחשבים</w:t>
            </w:r>
          </w:p>
        </w:tc>
        <w:tc>
          <w:tcPr>
            <w:tcW w:w="3507" w:type="dxa"/>
          </w:tcPr>
          <w:p w14:paraId="0B678A0E" w14:textId="77777777" w:rsidR="00DD42D4" w:rsidRPr="007B6880" w:rsidRDefault="00DD42D4" w:rsidP="0080393D">
            <w:pPr>
              <w:rPr>
                <w:rtl/>
              </w:rPr>
            </w:pPr>
          </w:p>
        </w:tc>
      </w:tr>
      <w:tr w:rsidR="00DD42D4" w:rsidRPr="007B6880" w14:paraId="4298A152" w14:textId="77777777" w:rsidTr="0080393D">
        <w:tc>
          <w:tcPr>
            <w:tcW w:w="1343" w:type="dxa"/>
          </w:tcPr>
          <w:p w14:paraId="7D8D5542" w14:textId="77777777" w:rsidR="00DD42D4" w:rsidRDefault="00DD42D4" w:rsidP="0080393D">
            <w:pPr>
              <w:rPr>
                <w:rtl/>
              </w:rPr>
            </w:pPr>
          </w:p>
        </w:tc>
        <w:tc>
          <w:tcPr>
            <w:tcW w:w="4395" w:type="dxa"/>
          </w:tcPr>
          <w:p w14:paraId="320CAE41" w14:textId="77777777" w:rsidR="00DD42D4" w:rsidRDefault="00DD42D4" w:rsidP="0080393D">
            <w:pPr>
              <w:pStyle w:val="ListParagraph"/>
              <w:numPr>
                <w:ilvl w:val="0"/>
                <w:numId w:val="16"/>
              </w:numPr>
              <w:ind w:left="360"/>
              <w:rPr>
                <w:rtl/>
              </w:rPr>
            </w:pPr>
            <w:r w:rsidRPr="00D61241">
              <w:t xml:space="preserve"> </w:t>
            </w:r>
            <w:r w:rsidRPr="00D61241">
              <w:rPr>
                <w:rtl/>
              </w:rPr>
              <w:t>פיתוח ושימוש ב</w:t>
            </w:r>
            <w:r w:rsidRPr="00D61241">
              <w:t xml:space="preserve"> API </w:t>
            </w:r>
            <w:r w:rsidRPr="00D61241">
              <w:rPr>
                <w:rtl/>
              </w:rPr>
              <w:t xml:space="preserve">בצד שרת </w:t>
            </w:r>
            <w:r w:rsidRPr="00D61241">
              <w:rPr>
                <w:rFonts w:hint="cs"/>
                <w:rtl/>
              </w:rPr>
              <w:t>(</w:t>
            </w:r>
            <w:r w:rsidRPr="00D61241">
              <w:rPr>
                <w:rtl/>
              </w:rPr>
              <w:t>אפשר בכל שפת תכנות</w:t>
            </w:r>
            <w:r w:rsidRPr="00D61241">
              <w:rPr>
                <w:rFonts w:hint="cs"/>
                <w:rtl/>
              </w:rPr>
              <w:t>)</w:t>
            </w:r>
          </w:p>
        </w:tc>
        <w:tc>
          <w:tcPr>
            <w:tcW w:w="3507" w:type="dxa"/>
          </w:tcPr>
          <w:p w14:paraId="2B85AF08" w14:textId="77777777" w:rsidR="00DD42D4" w:rsidRPr="007B6880" w:rsidRDefault="00DD42D4" w:rsidP="0080393D">
            <w:pPr>
              <w:rPr>
                <w:rtl/>
              </w:rPr>
            </w:pPr>
          </w:p>
        </w:tc>
      </w:tr>
      <w:tr w:rsidR="00DD42D4" w:rsidRPr="007B6880" w14:paraId="31CBFD1F" w14:textId="77777777" w:rsidTr="00AB6F93">
        <w:tc>
          <w:tcPr>
            <w:tcW w:w="1343" w:type="dxa"/>
          </w:tcPr>
          <w:p w14:paraId="74719157" w14:textId="77777777" w:rsidR="00DD42D4" w:rsidRPr="00DD42D4" w:rsidRDefault="00DD42D4" w:rsidP="00DD42D4">
            <w:pPr>
              <w:rPr>
                <w:rtl/>
              </w:rPr>
            </w:pPr>
          </w:p>
        </w:tc>
        <w:tc>
          <w:tcPr>
            <w:tcW w:w="4395" w:type="dxa"/>
          </w:tcPr>
          <w:p w14:paraId="43E1AC8B" w14:textId="77777777" w:rsidR="00DD42D4" w:rsidRDefault="00DD42D4" w:rsidP="00DD42D4">
            <w:pPr>
              <w:pStyle w:val="ListParagraph"/>
              <w:numPr>
                <w:ilvl w:val="0"/>
                <w:numId w:val="16"/>
              </w:numPr>
              <w:ind w:left="360"/>
            </w:pPr>
            <w:r>
              <w:rPr>
                <w:rFonts w:hint="cs"/>
                <w:rtl/>
              </w:rPr>
              <w:t xml:space="preserve">בינה אנושית - </w:t>
            </w:r>
            <w:r w:rsidRPr="00DD42D4">
              <w:rPr>
                <w:rtl/>
              </w:rPr>
              <w:t>כתיבת מנוע מח</w:t>
            </w:r>
            <w:r w:rsidRPr="00DD42D4">
              <w:t>/</w:t>
            </w:r>
            <w:r w:rsidRPr="00DD42D4">
              <w:rPr>
                <w:rtl/>
              </w:rPr>
              <w:t xml:space="preserve"> מודל אלגוריתמי מורכב לביצוע משימה מורכבת כגון</w:t>
            </w:r>
            <w:r w:rsidRPr="00DD42D4">
              <w:t>:</w:t>
            </w:r>
            <w:r w:rsidRPr="00DD42D4">
              <w:rPr>
                <w:rtl/>
              </w:rPr>
              <w:t xml:space="preserve"> ניווט </w:t>
            </w:r>
            <w:r w:rsidRPr="00DD42D4">
              <w:t>,(Waze)</w:t>
            </w:r>
            <w:r w:rsidRPr="00DD42D4">
              <w:rPr>
                <w:rtl/>
              </w:rPr>
              <w:t xml:space="preserve"> משחק מול טלפון </w:t>
            </w:r>
            <w:r>
              <w:rPr>
                <w:rFonts w:hint="cs"/>
                <w:rtl/>
              </w:rPr>
              <w:t>(</w:t>
            </w:r>
            <w:r w:rsidRPr="00DD42D4">
              <w:rPr>
                <w:rtl/>
              </w:rPr>
              <w:t>לא מהלכים רנדומלי</w:t>
            </w:r>
            <w:r>
              <w:rPr>
                <w:rFonts w:hint="cs"/>
                <w:rtl/>
              </w:rPr>
              <w:t>י</w:t>
            </w:r>
            <w:r w:rsidRPr="00DD42D4">
              <w:rPr>
                <w:rtl/>
              </w:rPr>
              <w:t>ם</w:t>
            </w:r>
            <w:r>
              <w:rPr>
                <w:rFonts w:hint="cs"/>
                <w:rtl/>
              </w:rPr>
              <w:t>)</w:t>
            </w:r>
          </w:p>
        </w:tc>
        <w:tc>
          <w:tcPr>
            <w:tcW w:w="3507" w:type="dxa"/>
          </w:tcPr>
          <w:p w14:paraId="43A526BD" w14:textId="77777777" w:rsidR="00DD42D4" w:rsidRPr="007B6880" w:rsidRDefault="00DD42D4" w:rsidP="00DD42D4">
            <w:pPr>
              <w:rPr>
                <w:rtl/>
              </w:rPr>
            </w:pPr>
          </w:p>
        </w:tc>
      </w:tr>
      <w:tr w:rsidR="00DD42D4" w:rsidRPr="007B6880" w14:paraId="51A2C31D" w14:textId="77777777" w:rsidTr="0080393D">
        <w:tc>
          <w:tcPr>
            <w:tcW w:w="1343" w:type="dxa"/>
          </w:tcPr>
          <w:p w14:paraId="79BA6DA4" w14:textId="77777777" w:rsidR="00DD42D4" w:rsidRDefault="00DD42D4" w:rsidP="0080393D">
            <w:pPr>
              <w:rPr>
                <w:rtl/>
              </w:rPr>
            </w:pPr>
          </w:p>
        </w:tc>
        <w:tc>
          <w:tcPr>
            <w:tcW w:w="4395" w:type="dxa"/>
          </w:tcPr>
          <w:p w14:paraId="000D358D" w14:textId="77777777" w:rsidR="00DD42D4" w:rsidRDefault="00DD42D4" w:rsidP="0080393D">
            <w:pPr>
              <w:pStyle w:val="ListParagraph"/>
              <w:numPr>
                <w:ilvl w:val="0"/>
                <w:numId w:val="16"/>
              </w:numPr>
              <w:ind w:left="360"/>
              <w:rPr>
                <w:rtl/>
              </w:rPr>
            </w:pPr>
            <w:r w:rsidRPr="00D61241">
              <w:rPr>
                <w:rtl/>
              </w:rPr>
              <w:t xml:space="preserve"> בינה מלאכותית</w:t>
            </w:r>
            <w:r>
              <w:rPr>
                <w:rFonts w:hint="cs"/>
                <w:rtl/>
              </w:rPr>
              <w:t xml:space="preserve"> </w:t>
            </w:r>
            <w:r>
              <w:rPr>
                <w:rtl/>
              </w:rPr>
              <w:t>–</w:t>
            </w:r>
            <w:r>
              <w:rPr>
                <w:rFonts w:hint="cs"/>
                <w:rtl/>
              </w:rPr>
              <w:t xml:space="preserve"> כתיבת </w:t>
            </w:r>
            <w:r>
              <w:rPr>
                <w:w w:val="110"/>
                <w:rtl/>
              </w:rPr>
              <w:t>מנוע</w:t>
            </w:r>
            <w:r>
              <w:rPr>
                <w:spacing w:val="-11"/>
                <w:w w:val="110"/>
                <w:rtl/>
              </w:rPr>
              <w:t xml:space="preserve"> </w:t>
            </w:r>
            <w:r>
              <w:rPr>
                <w:w w:val="110"/>
                <w:rtl/>
              </w:rPr>
              <w:t>למידת</w:t>
            </w:r>
            <w:r>
              <w:rPr>
                <w:spacing w:val="-9"/>
                <w:w w:val="110"/>
                <w:rtl/>
              </w:rPr>
              <w:t xml:space="preserve"> </w:t>
            </w:r>
            <w:r>
              <w:rPr>
                <w:w w:val="110"/>
                <w:rtl/>
              </w:rPr>
              <w:t>מכונה</w:t>
            </w:r>
            <w:r>
              <w:rPr>
                <w:spacing w:val="-6"/>
                <w:w w:val="110"/>
                <w:rtl/>
              </w:rPr>
              <w:t xml:space="preserve"> </w:t>
            </w:r>
            <w:r>
              <w:rPr>
                <w:w w:val="110"/>
                <w:rtl/>
              </w:rPr>
              <w:t>הכולל</w:t>
            </w:r>
            <w:r>
              <w:rPr>
                <w:spacing w:val="-13"/>
                <w:w w:val="110"/>
                <w:rtl/>
              </w:rPr>
              <w:t xml:space="preserve"> </w:t>
            </w:r>
            <w:r>
              <w:rPr>
                <w:w w:val="110"/>
                <w:rtl/>
              </w:rPr>
              <w:t>איסוף</w:t>
            </w:r>
            <w:r>
              <w:rPr>
                <w:spacing w:val="-13"/>
                <w:w w:val="110"/>
                <w:rtl/>
              </w:rPr>
              <w:t xml:space="preserve"> </w:t>
            </w:r>
            <w:r>
              <w:rPr>
                <w:w w:val="110"/>
                <w:rtl/>
              </w:rPr>
              <w:t>נתונים</w:t>
            </w:r>
            <w:r>
              <w:rPr>
                <w:w w:val="110"/>
              </w:rPr>
              <w:t>,</w:t>
            </w:r>
            <w:r>
              <w:rPr>
                <w:spacing w:val="-9"/>
                <w:w w:val="110"/>
                <w:rtl/>
              </w:rPr>
              <w:t xml:space="preserve"> </w:t>
            </w:r>
            <w:r>
              <w:rPr>
                <w:w w:val="110"/>
                <w:rtl/>
              </w:rPr>
              <w:t>אימון</w:t>
            </w:r>
            <w:r>
              <w:rPr>
                <w:spacing w:val="-13"/>
                <w:w w:val="110"/>
                <w:rtl/>
              </w:rPr>
              <w:t xml:space="preserve"> </w:t>
            </w:r>
            <w:r>
              <w:rPr>
                <w:w w:val="110"/>
                <w:rtl/>
              </w:rPr>
              <w:t>והטמעתו בפרויקט לביצוע חיזוי</w:t>
            </w:r>
            <w:r>
              <w:rPr>
                <w:w w:val="110"/>
              </w:rPr>
              <w:t>.</w:t>
            </w:r>
          </w:p>
        </w:tc>
        <w:tc>
          <w:tcPr>
            <w:tcW w:w="3507" w:type="dxa"/>
          </w:tcPr>
          <w:p w14:paraId="15CC1733" w14:textId="77777777" w:rsidR="00DD42D4" w:rsidRPr="007B6880" w:rsidRDefault="00DD42D4" w:rsidP="0080393D">
            <w:pPr>
              <w:rPr>
                <w:rtl/>
              </w:rPr>
            </w:pPr>
          </w:p>
        </w:tc>
      </w:tr>
      <w:tr w:rsidR="00DD42D4" w:rsidRPr="007B6880" w14:paraId="23681834" w14:textId="77777777" w:rsidTr="00AB6F93">
        <w:tc>
          <w:tcPr>
            <w:tcW w:w="1343" w:type="dxa"/>
          </w:tcPr>
          <w:p w14:paraId="6C2410E2" w14:textId="77777777" w:rsidR="00DD42D4" w:rsidRPr="00DD42D4" w:rsidRDefault="00DD42D4" w:rsidP="00AB6F93">
            <w:pPr>
              <w:rPr>
                <w:rtl/>
              </w:rPr>
            </w:pPr>
          </w:p>
        </w:tc>
        <w:tc>
          <w:tcPr>
            <w:tcW w:w="4395" w:type="dxa"/>
          </w:tcPr>
          <w:p w14:paraId="3EA8A490" w14:textId="77777777" w:rsidR="00DD42D4" w:rsidRDefault="00DD42D4" w:rsidP="00AB6F93">
            <w:pPr>
              <w:pStyle w:val="ListParagraph"/>
              <w:numPr>
                <w:ilvl w:val="0"/>
                <w:numId w:val="16"/>
              </w:numPr>
              <w:ind w:left="360"/>
            </w:pPr>
            <w:r w:rsidRPr="00DD42D4">
              <w:rPr>
                <w:rtl/>
              </w:rPr>
              <w:t>כל טכנולוגיה חדשה (כגון עיבוד תמונה, זיהוי קול וכו</w:t>
            </w:r>
            <w:r>
              <w:rPr>
                <w:rFonts w:hint="cs"/>
                <w:rtl/>
              </w:rPr>
              <w:t>').</w:t>
            </w:r>
          </w:p>
        </w:tc>
        <w:tc>
          <w:tcPr>
            <w:tcW w:w="3507" w:type="dxa"/>
          </w:tcPr>
          <w:p w14:paraId="66BE08E5" w14:textId="77777777" w:rsidR="00DD42D4" w:rsidRPr="007B6880" w:rsidRDefault="00DD42D4" w:rsidP="00AB6F93">
            <w:pPr>
              <w:rPr>
                <w:rtl/>
              </w:rPr>
            </w:pPr>
          </w:p>
        </w:tc>
      </w:tr>
      <w:tr w:rsidR="00DD42D4" w:rsidRPr="007B6880" w14:paraId="5653DC6E" w14:textId="77777777" w:rsidTr="00AB6F93">
        <w:tc>
          <w:tcPr>
            <w:tcW w:w="1343" w:type="dxa"/>
          </w:tcPr>
          <w:p w14:paraId="6B7542A7" w14:textId="77777777" w:rsidR="00DD42D4" w:rsidRPr="00DD42D4" w:rsidRDefault="00DD42D4" w:rsidP="00AB6F93">
            <w:pPr>
              <w:rPr>
                <w:rtl/>
              </w:rPr>
            </w:pPr>
          </w:p>
        </w:tc>
        <w:tc>
          <w:tcPr>
            <w:tcW w:w="4395" w:type="dxa"/>
          </w:tcPr>
          <w:p w14:paraId="0C8AF09D" w14:textId="77777777" w:rsidR="00DD42D4" w:rsidRDefault="00733A8D" w:rsidP="00AB6F93">
            <w:pPr>
              <w:pStyle w:val="ListParagraph"/>
              <w:numPr>
                <w:ilvl w:val="0"/>
                <w:numId w:val="16"/>
              </w:numPr>
              <w:ind w:left="360"/>
            </w:pPr>
            <w:r>
              <w:rPr>
                <w:rFonts w:hint="cs"/>
                <w:rtl/>
              </w:rPr>
              <w:t>שימוש בחיישנים (בתשפ"ז יעבור לסעיף 10)</w:t>
            </w:r>
          </w:p>
        </w:tc>
        <w:tc>
          <w:tcPr>
            <w:tcW w:w="3507" w:type="dxa"/>
          </w:tcPr>
          <w:p w14:paraId="493D78E6" w14:textId="77777777" w:rsidR="00DD42D4" w:rsidRPr="007B6880" w:rsidRDefault="00DD42D4" w:rsidP="00AB6F93">
            <w:pPr>
              <w:rPr>
                <w:rtl/>
              </w:rPr>
            </w:pPr>
          </w:p>
        </w:tc>
      </w:tr>
      <w:tr w:rsidR="00DD42D4" w:rsidRPr="007B6880" w14:paraId="3A2BF252" w14:textId="77777777" w:rsidTr="00AB6F93">
        <w:tc>
          <w:tcPr>
            <w:tcW w:w="1343" w:type="dxa"/>
          </w:tcPr>
          <w:p w14:paraId="6A3C4FBC" w14:textId="77777777" w:rsidR="00DD42D4" w:rsidRPr="00DD42D4" w:rsidRDefault="00DD42D4" w:rsidP="00AB6F93">
            <w:pPr>
              <w:rPr>
                <w:rtl/>
              </w:rPr>
            </w:pPr>
          </w:p>
        </w:tc>
        <w:tc>
          <w:tcPr>
            <w:tcW w:w="4395" w:type="dxa"/>
          </w:tcPr>
          <w:p w14:paraId="26CBCF17" w14:textId="77777777" w:rsidR="00DD42D4" w:rsidRDefault="00733A8D" w:rsidP="00AB6F93">
            <w:pPr>
              <w:pStyle w:val="ListParagraph"/>
              <w:numPr>
                <w:ilvl w:val="0"/>
                <w:numId w:val="16"/>
              </w:numPr>
              <w:ind w:left="360"/>
            </w:pPr>
            <w:r>
              <w:rPr>
                <w:rtl/>
              </w:rPr>
              <w:t>אפליקציית</w:t>
            </w:r>
            <w:r>
              <w:rPr>
                <w:spacing w:val="46"/>
                <w:rtl/>
              </w:rPr>
              <w:t xml:space="preserve"> </w:t>
            </w:r>
            <w:r>
              <w:rPr>
                <w:rtl/>
              </w:rPr>
              <w:t>רב</w:t>
            </w:r>
            <w:r>
              <w:rPr>
                <w:spacing w:val="45"/>
                <w:rtl/>
              </w:rPr>
              <w:t xml:space="preserve"> </w:t>
            </w:r>
            <w:r>
              <w:rPr>
                <w:rtl/>
              </w:rPr>
              <w:t>משתתפים</w:t>
            </w:r>
            <w:r>
              <w:rPr>
                <w:rFonts w:hint="cs"/>
                <w:rtl/>
              </w:rPr>
              <w:t xml:space="preserve"> (בתשפ"ז </w:t>
            </w:r>
            <w:r>
              <w:rPr>
                <w:rtl/>
              </w:rPr>
              <w:t>–</w:t>
            </w:r>
            <w:r>
              <w:rPr>
                <w:rFonts w:hint="cs"/>
                <w:rtl/>
              </w:rPr>
              <w:t xml:space="preserve"> ר' הגדרה מפורטת)</w:t>
            </w:r>
          </w:p>
        </w:tc>
        <w:tc>
          <w:tcPr>
            <w:tcW w:w="3507" w:type="dxa"/>
          </w:tcPr>
          <w:p w14:paraId="73D47F7E" w14:textId="77777777" w:rsidR="00DD42D4" w:rsidRPr="007B6880" w:rsidRDefault="00DD42D4" w:rsidP="00AB6F93">
            <w:pPr>
              <w:rPr>
                <w:rtl/>
              </w:rPr>
            </w:pPr>
          </w:p>
        </w:tc>
      </w:tr>
      <w:tr w:rsidR="00AB6F93" w:rsidRPr="007B6880" w14:paraId="74AC1A52" w14:textId="77777777" w:rsidTr="00AB6F93">
        <w:tc>
          <w:tcPr>
            <w:tcW w:w="1343" w:type="dxa"/>
          </w:tcPr>
          <w:p w14:paraId="42FBFCD8" w14:textId="77777777" w:rsidR="00AB6F93" w:rsidRDefault="00AB6F93" w:rsidP="00AB6F93">
            <w:pPr>
              <w:rPr>
                <w:rtl/>
              </w:rPr>
            </w:pPr>
            <w:r>
              <w:rPr>
                <w:rFonts w:hint="cs"/>
                <w:rtl/>
              </w:rPr>
              <w:lastRenderedPageBreak/>
              <w:t>10</w:t>
            </w:r>
          </w:p>
        </w:tc>
        <w:tc>
          <w:tcPr>
            <w:tcW w:w="4395" w:type="dxa"/>
          </w:tcPr>
          <w:p w14:paraId="581FC821" w14:textId="77777777" w:rsidR="00AB6F93" w:rsidRDefault="00AB6F93" w:rsidP="00AB6F93">
            <w:pPr>
              <w:rPr>
                <w:rtl/>
              </w:rPr>
            </w:pPr>
            <w:r>
              <w:rPr>
                <w:rFonts w:hint="cs"/>
                <w:rtl/>
              </w:rPr>
              <w:t>שילוב של 2 נושאים מרשימה זו יחשבו ביחד לנושא מתקדם:</w:t>
            </w:r>
          </w:p>
        </w:tc>
        <w:tc>
          <w:tcPr>
            <w:tcW w:w="3507" w:type="dxa"/>
          </w:tcPr>
          <w:p w14:paraId="564D75C6" w14:textId="77777777" w:rsidR="00AB6F93" w:rsidRPr="007B6880" w:rsidRDefault="00AB6F93" w:rsidP="00AB6F93">
            <w:pPr>
              <w:rPr>
                <w:rtl/>
              </w:rPr>
            </w:pPr>
          </w:p>
        </w:tc>
      </w:tr>
      <w:tr w:rsidR="00AB6F93" w:rsidRPr="007B6880" w14:paraId="7AE115BA" w14:textId="77777777" w:rsidTr="00AB6F93">
        <w:tc>
          <w:tcPr>
            <w:tcW w:w="1343" w:type="dxa"/>
          </w:tcPr>
          <w:p w14:paraId="097AC37D" w14:textId="77777777" w:rsidR="00AB6F93" w:rsidRDefault="00AB6F93" w:rsidP="00AB6F93">
            <w:pPr>
              <w:rPr>
                <w:rtl/>
              </w:rPr>
            </w:pPr>
          </w:p>
        </w:tc>
        <w:tc>
          <w:tcPr>
            <w:tcW w:w="4395" w:type="dxa"/>
          </w:tcPr>
          <w:p w14:paraId="45AA4416" w14:textId="77777777" w:rsidR="00AB6F93" w:rsidRDefault="00733A8D" w:rsidP="00AB6F93">
            <w:pPr>
              <w:pStyle w:val="ListParagraph"/>
              <w:numPr>
                <w:ilvl w:val="0"/>
                <w:numId w:val="16"/>
              </w:numPr>
              <w:ind w:left="360"/>
              <w:rPr>
                <w:rtl/>
              </w:rPr>
            </w:pPr>
            <w:r>
              <w:t>Messaging/</w:t>
            </w:r>
            <w:r w:rsidR="00AB6F93" w:rsidRPr="00D61241">
              <w:t>Broadcast Receiver</w:t>
            </w:r>
          </w:p>
        </w:tc>
        <w:tc>
          <w:tcPr>
            <w:tcW w:w="3507" w:type="dxa"/>
          </w:tcPr>
          <w:p w14:paraId="3002EA3E" w14:textId="77777777" w:rsidR="00AB6F93" w:rsidRPr="007B6880" w:rsidRDefault="00AB6F93" w:rsidP="00AB6F93">
            <w:pPr>
              <w:rPr>
                <w:rtl/>
              </w:rPr>
            </w:pPr>
          </w:p>
        </w:tc>
      </w:tr>
      <w:tr w:rsidR="00AB6F93" w:rsidRPr="007B6880" w14:paraId="7B3947B4" w14:textId="77777777" w:rsidTr="00AB6F93">
        <w:tc>
          <w:tcPr>
            <w:tcW w:w="1343" w:type="dxa"/>
          </w:tcPr>
          <w:p w14:paraId="280B6C2B" w14:textId="77777777" w:rsidR="00AB6F93" w:rsidRDefault="00AB6F93" w:rsidP="00AB6F93">
            <w:pPr>
              <w:rPr>
                <w:rtl/>
              </w:rPr>
            </w:pPr>
          </w:p>
        </w:tc>
        <w:tc>
          <w:tcPr>
            <w:tcW w:w="4395" w:type="dxa"/>
          </w:tcPr>
          <w:p w14:paraId="5941812A" w14:textId="77777777" w:rsidR="00AB6F93" w:rsidRDefault="00AB6F93" w:rsidP="00AB6F93">
            <w:pPr>
              <w:pStyle w:val="ListParagraph"/>
              <w:numPr>
                <w:ilvl w:val="0"/>
                <w:numId w:val="16"/>
              </w:numPr>
              <w:ind w:left="360"/>
              <w:rPr>
                <w:rtl/>
              </w:rPr>
            </w:pPr>
            <w:r w:rsidRPr="00D61241">
              <w:t xml:space="preserve"> Shared Preference </w:t>
            </w:r>
          </w:p>
        </w:tc>
        <w:tc>
          <w:tcPr>
            <w:tcW w:w="3507" w:type="dxa"/>
          </w:tcPr>
          <w:p w14:paraId="41051667" w14:textId="77777777" w:rsidR="00AB6F93" w:rsidRPr="007B6880" w:rsidRDefault="00AB6F93" w:rsidP="00AB6F93">
            <w:pPr>
              <w:rPr>
                <w:rtl/>
              </w:rPr>
            </w:pPr>
          </w:p>
        </w:tc>
      </w:tr>
      <w:tr w:rsidR="00AB6F93" w:rsidRPr="007B6880" w14:paraId="26C815CC" w14:textId="77777777" w:rsidTr="00AB6F93">
        <w:tc>
          <w:tcPr>
            <w:tcW w:w="1343" w:type="dxa"/>
          </w:tcPr>
          <w:p w14:paraId="5F80BFDF" w14:textId="77777777" w:rsidR="00AB6F93" w:rsidRDefault="00AB6F93" w:rsidP="00AB6F93">
            <w:pPr>
              <w:rPr>
                <w:rtl/>
              </w:rPr>
            </w:pPr>
          </w:p>
        </w:tc>
        <w:tc>
          <w:tcPr>
            <w:tcW w:w="4395" w:type="dxa"/>
          </w:tcPr>
          <w:p w14:paraId="694DB509" w14:textId="77777777" w:rsidR="00AB6F93" w:rsidRDefault="00AB6F93" w:rsidP="00AB6F93">
            <w:pPr>
              <w:pStyle w:val="ListParagraph"/>
              <w:numPr>
                <w:ilvl w:val="0"/>
                <w:numId w:val="16"/>
              </w:numPr>
              <w:ind w:left="360"/>
              <w:rPr>
                <w:rtl/>
              </w:rPr>
            </w:pPr>
            <w:r w:rsidRPr="00D61241">
              <w:t xml:space="preserve">Camera &amp; Gallery </w:t>
            </w:r>
          </w:p>
        </w:tc>
        <w:tc>
          <w:tcPr>
            <w:tcW w:w="3507" w:type="dxa"/>
          </w:tcPr>
          <w:p w14:paraId="6527111B" w14:textId="77777777" w:rsidR="00AB6F93" w:rsidRPr="007B6880" w:rsidRDefault="00AB6F93" w:rsidP="00AB6F93">
            <w:pPr>
              <w:rPr>
                <w:rtl/>
              </w:rPr>
            </w:pPr>
          </w:p>
        </w:tc>
      </w:tr>
      <w:tr w:rsidR="00AB6F93" w:rsidRPr="007B6880" w14:paraId="174FA7B9" w14:textId="77777777" w:rsidTr="00AB6F93">
        <w:tc>
          <w:tcPr>
            <w:tcW w:w="1343" w:type="dxa"/>
          </w:tcPr>
          <w:p w14:paraId="64F8F68B" w14:textId="77777777" w:rsidR="00AB6F93" w:rsidRDefault="00AB6F93" w:rsidP="00AB6F93">
            <w:pPr>
              <w:rPr>
                <w:rtl/>
              </w:rPr>
            </w:pPr>
          </w:p>
        </w:tc>
        <w:tc>
          <w:tcPr>
            <w:tcW w:w="4395" w:type="dxa"/>
          </w:tcPr>
          <w:p w14:paraId="3E171E9E" w14:textId="77777777" w:rsidR="00AB6F93" w:rsidRDefault="00733A8D" w:rsidP="00AB6F93">
            <w:pPr>
              <w:pStyle w:val="ListParagraph"/>
              <w:numPr>
                <w:ilvl w:val="0"/>
                <w:numId w:val="16"/>
              </w:numPr>
              <w:ind w:left="360"/>
              <w:rPr>
                <w:rtl/>
              </w:rPr>
            </w:pPr>
            <w:r>
              <w:rPr>
                <w:rFonts w:hint="cs"/>
                <w:rtl/>
              </w:rPr>
              <w:t>הורשה ממחלקת</w:t>
            </w:r>
            <w:r w:rsidR="00AB6F93" w:rsidRPr="00D61241">
              <w:t xml:space="preserve">Async Task </w:t>
            </w:r>
          </w:p>
        </w:tc>
        <w:tc>
          <w:tcPr>
            <w:tcW w:w="3507" w:type="dxa"/>
          </w:tcPr>
          <w:p w14:paraId="17FE715C" w14:textId="77777777" w:rsidR="00AB6F93" w:rsidRPr="007B6880" w:rsidRDefault="00AB6F93" w:rsidP="00AB6F93">
            <w:pPr>
              <w:rPr>
                <w:rtl/>
              </w:rPr>
            </w:pPr>
          </w:p>
        </w:tc>
      </w:tr>
      <w:tr w:rsidR="00AB6F93" w:rsidRPr="007B6880" w14:paraId="368E4255" w14:textId="77777777" w:rsidTr="00AB6F93">
        <w:tc>
          <w:tcPr>
            <w:tcW w:w="1343" w:type="dxa"/>
          </w:tcPr>
          <w:p w14:paraId="65E21AC1" w14:textId="77777777" w:rsidR="00AB6F93" w:rsidRDefault="00AB6F93" w:rsidP="00AB6F93">
            <w:pPr>
              <w:rPr>
                <w:rtl/>
              </w:rPr>
            </w:pPr>
          </w:p>
        </w:tc>
        <w:tc>
          <w:tcPr>
            <w:tcW w:w="4395" w:type="dxa"/>
          </w:tcPr>
          <w:p w14:paraId="2E2940F2" w14:textId="77777777" w:rsidR="00AB6F93" w:rsidRDefault="00AB6F93" w:rsidP="00AB6F93">
            <w:pPr>
              <w:pStyle w:val="ListParagraph"/>
              <w:numPr>
                <w:ilvl w:val="0"/>
                <w:numId w:val="16"/>
              </w:numPr>
              <w:ind w:left="360"/>
              <w:rPr>
                <w:rtl/>
              </w:rPr>
            </w:pPr>
            <w:r w:rsidRPr="00D61241">
              <w:t xml:space="preserve">Microphone </w:t>
            </w:r>
          </w:p>
        </w:tc>
        <w:tc>
          <w:tcPr>
            <w:tcW w:w="3507" w:type="dxa"/>
          </w:tcPr>
          <w:p w14:paraId="7FAD4DCA" w14:textId="77777777" w:rsidR="00AB6F93" w:rsidRPr="007B6880" w:rsidRDefault="00AB6F93" w:rsidP="00AB6F93">
            <w:pPr>
              <w:rPr>
                <w:rtl/>
              </w:rPr>
            </w:pPr>
          </w:p>
        </w:tc>
      </w:tr>
      <w:tr w:rsidR="00AB6F93" w:rsidRPr="007B6880" w14:paraId="621A21CF" w14:textId="77777777" w:rsidTr="00AB6F93">
        <w:tc>
          <w:tcPr>
            <w:tcW w:w="1343" w:type="dxa"/>
          </w:tcPr>
          <w:p w14:paraId="0A938BC7" w14:textId="77777777" w:rsidR="00AB6F93" w:rsidRDefault="00AB6F93" w:rsidP="00AB6F93">
            <w:pPr>
              <w:rPr>
                <w:rtl/>
              </w:rPr>
            </w:pPr>
          </w:p>
        </w:tc>
        <w:tc>
          <w:tcPr>
            <w:tcW w:w="4395" w:type="dxa"/>
          </w:tcPr>
          <w:p w14:paraId="5965FD0D" w14:textId="77777777" w:rsidR="00AB6F93" w:rsidRDefault="00AB6F93" w:rsidP="00AB6F93">
            <w:pPr>
              <w:pStyle w:val="ListParagraph"/>
              <w:numPr>
                <w:ilvl w:val="0"/>
                <w:numId w:val="16"/>
              </w:numPr>
              <w:ind w:left="360"/>
              <w:rPr>
                <w:rtl/>
              </w:rPr>
            </w:pPr>
            <w:r w:rsidRPr="00D61241">
              <w:t xml:space="preserve">GPS </w:t>
            </w:r>
          </w:p>
        </w:tc>
        <w:tc>
          <w:tcPr>
            <w:tcW w:w="3507" w:type="dxa"/>
          </w:tcPr>
          <w:p w14:paraId="38A9B88F" w14:textId="77777777" w:rsidR="00AB6F93" w:rsidRPr="007B6880" w:rsidRDefault="00AB6F93" w:rsidP="00AB6F93">
            <w:pPr>
              <w:rPr>
                <w:rtl/>
              </w:rPr>
            </w:pPr>
          </w:p>
        </w:tc>
      </w:tr>
      <w:tr w:rsidR="00AB6F93" w:rsidRPr="007B6880" w14:paraId="3BA93FA6" w14:textId="77777777" w:rsidTr="00AB6F93">
        <w:tc>
          <w:tcPr>
            <w:tcW w:w="1343" w:type="dxa"/>
          </w:tcPr>
          <w:p w14:paraId="1F8FF691" w14:textId="77777777" w:rsidR="00AB6F93" w:rsidRDefault="00AB6F93" w:rsidP="00AB6F93">
            <w:pPr>
              <w:rPr>
                <w:rtl/>
              </w:rPr>
            </w:pPr>
          </w:p>
        </w:tc>
        <w:tc>
          <w:tcPr>
            <w:tcW w:w="4395" w:type="dxa"/>
          </w:tcPr>
          <w:p w14:paraId="70F2CF85" w14:textId="77777777" w:rsidR="00AB6F93" w:rsidRDefault="00AB6F93" w:rsidP="00AB6F93">
            <w:pPr>
              <w:pStyle w:val="ListParagraph"/>
              <w:numPr>
                <w:ilvl w:val="0"/>
                <w:numId w:val="16"/>
              </w:numPr>
              <w:ind w:left="360"/>
              <w:rPr>
                <w:rtl/>
              </w:rPr>
            </w:pPr>
            <w:r w:rsidRPr="00D61241">
              <w:t xml:space="preserve">Count Down Timer </w:t>
            </w:r>
          </w:p>
        </w:tc>
        <w:tc>
          <w:tcPr>
            <w:tcW w:w="3507" w:type="dxa"/>
          </w:tcPr>
          <w:p w14:paraId="2E102006" w14:textId="77777777" w:rsidR="00AB6F93" w:rsidRPr="007B6880" w:rsidRDefault="00AB6F93" w:rsidP="00AB6F93">
            <w:pPr>
              <w:rPr>
                <w:rtl/>
              </w:rPr>
            </w:pPr>
          </w:p>
        </w:tc>
      </w:tr>
      <w:tr w:rsidR="00AB6F93" w:rsidRPr="007B6880" w14:paraId="46F24660" w14:textId="77777777" w:rsidTr="00AB6F93">
        <w:tc>
          <w:tcPr>
            <w:tcW w:w="1343" w:type="dxa"/>
          </w:tcPr>
          <w:p w14:paraId="66FBA95B" w14:textId="77777777" w:rsidR="00AB6F93" w:rsidRDefault="00AB6F93" w:rsidP="00AB6F93">
            <w:pPr>
              <w:rPr>
                <w:rtl/>
              </w:rPr>
            </w:pPr>
          </w:p>
        </w:tc>
        <w:tc>
          <w:tcPr>
            <w:tcW w:w="4395" w:type="dxa"/>
          </w:tcPr>
          <w:p w14:paraId="5F9CF108" w14:textId="77777777" w:rsidR="00AB6F93" w:rsidRDefault="00AB6F93" w:rsidP="00AB6F93">
            <w:pPr>
              <w:pStyle w:val="ListParagraph"/>
              <w:numPr>
                <w:ilvl w:val="0"/>
                <w:numId w:val="16"/>
              </w:numPr>
              <w:ind w:left="360"/>
              <w:rPr>
                <w:rtl/>
              </w:rPr>
            </w:pPr>
            <w:r w:rsidRPr="00D61241">
              <w:t xml:space="preserve">TextToSpeech </w:t>
            </w:r>
          </w:p>
        </w:tc>
        <w:tc>
          <w:tcPr>
            <w:tcW w:w="3507" w:type="dxa"/>
          </w:tcPr>
          <w:p w14:paraId="22D7AC1B" w14:textId="77777777" w:rsidR="00AB6F93" w:rsidRPr="007B6880" w:rsidRDefault="00AB6F93" w:rsidP="00AB6F93">
            <w:pPr>
              <w:rPr>
                <w:rtl/>
              </w:rPr>
            </w:pPr>
          </w:p>
        </w:tc>
      </w:tr>
      <w:tr w:rsidR="00AB6F93" w:rsidRPr="007B6880" w14:paraId="3C8D96E8" w14:textId="77777777" w:rsidTr="00AB6F93">
        <w:tc>
          <w:tcPr>
            <w:tcW w:w="1343" w:type="dxa"/>
          </w:tcPr>
          <w:p w14:paraId="57829E0D" w14:textId="77777777" w:rsidR="00AB6F93" w:rsidRDefault="00AB6F93" w:rsidP="00AB6F93">
            <w:pPr>
              <w:rPr>
                <w:rtl/>
              </w:rPr>
            </w:pPr>
          </w:p>
        </w:tc>
        <w:tc>
          <w:tcPr>
            <w:tcW w:w="4395" w:type="dxa"/>
          </w:tcPr>
          <w:p w14:paraId="48F63602" w14:textId="77777777" w:rsidR="00AB6F93" w:rsidRPr="00D61241" w:rsidRDefault="00AB6F93" w:rsidP="00AB6F93">
            <w:pPr>
              <w:pStyle w:val="ListParagraph"/>
              <w:numPr>
                <w:ilvl w:val="0"/>
                <w:numId w:val="16"/>
              </w:numPr>
              <w:ind w:left="360"/>
            </w:pPr>
            <w:r>
              <w:t>SpeechToText</w:t>
            </w:r>
          </w:p>
        </w:tc>
        <w:tc>
          <w:tcPr>
            <w:tcW w:w="3507" w:type="dxa"/>
          </w:tcPr>
          <w:p w14:paraId="2882CA09" w14:textId="77777777" w:rsidR="00AB6F93" w:rsidRPr="007B6880" w:rsidRDefault="00AB6F93" w:rsidP="00AB6F93">
            <w:pPr>
              <w:rPr>
                <w:rtl/>
              </w:rPr>
            </w:pPr>
          </w:p>
        </w:tc>
      </w:tr>
      <w:tr w:rsidR="00733A8D" w:rsidRPr="007B6880" w14:paraId="777D7F69" w14:textId="77777777" w:rsidTr="00AB6F93">
        <w:tc>
          <w:tcPr>
            <w:tcW w:w="1343" w:type="dxa"/>
          </w:tcPr>
          <w:p w14:paraId="1EE321BE" w14:textId="77777777" w:rsidR="00733A8D" w:rsidRDefault="00733A8D" w:rsidP="00AB6F93">
            <w:pPr>
              <w:rPr>
                <w:rtl/>
              </w:rPr>
            </w:pPr>
          </w:p>
        </w:tc>
        <w:tc>
          <w:tcPr>
            <w:tcW w:w="4395" w:type="dxa"/>
          </w:tcPr>
          <w:p w14:paraId="0A92393D" w14:textId="77777777" w:rsidR="00733A8D" w:rsidRDefault="00733A8D" w:rsidP="00AB6F93">
            <w:pPr>
              <w:pStyle w:val="ListParagraph"/>
              <w:numPr>
                <w:ilvl w:val="0"/>
                <w:numId w:val="16"/>
              </w:numPr>
              <w:ind w:left="360"/>
            </w:pPr>
            <w:r>
              <w:t>Sensors</w:t>
            </w:r>
          </w:p>
        </w:tc>
        <w:tc>
          <w:tcPr>
            <w:tcW w:w="3507" w:type="dxa"/>
          </w:tcPr>
          <w:p w14:paraId="26AA8A04" w14:textId="77777777" w:rsidR="00733A8D" w:rsidRPr="007B6880" w:rsidRDefault="00733A8D" w:rsidP="00AB6F93">
            <w:pPr>
              <w:rPr>
                <w:rtl/>
              </w:rPr>
            </w:pPr>
          </w:p>
        </w:tc>
      </w:tr>
      <w:tr w:rsidR="00733A8D" w:rsidRPr="007B6880" w14:paraId="58E38A1D" w14:textId="77777777" w:rsidTr="00AB6F93">
        <w:tc>
          <w:tcPr>
            <w:tcW w:w="1343" w:type="dxa"/>
          </w:tcPr>
          <w:p w14:paraId="248DD5AF" w14:textId="77777777" w:rsidR="00733A8D" w:rsidRDefault="00733A8D" w:rsidP="00AB6F93">
            <w:pPr>
              <w:rPr>
                <w:rtl/>
              </w:rPr>
            </w:pPr>
          </w:p>
        </w:tc>
        <w:tc>
          <w:tcPr>
            <w:tcW w:w="4395" w:type="dxa"/>
          </w:tcPr>
          <w:p w14:paraId="704B5BD6" w14:textId="77777777" w:rsidR="00733A8D" w:rsidRDefault="00733A8D" w:rsidP="00AB6F93">
            <w:pPr>
              <w:pStyle w:val="ListParagraph"/>
              <w:numPr>
                <w:ilvl w:val="0"/>
                <w:numId w:val="16"/>
              </w:numPr>
              <w:ind w:left="360"/>
            </w:pPr>
            <w:r>
              <w:t>Calendar</w:t>
            </w:r>
            <w:r>
              <w:rPr>
                <w:spacing w:val="-7"/>
              </w:rPr>
              <w:t xml:space="preserve"> </w:t>
            </w:r>
            <w:r>
              <w:t>with</w:t>
            </w:r>
            <w:r>
              <w:rPr>
                <w:spacing w:val="-4"/>
              </w:rPr>
              <w:t xml:space="preserve"> </w:t>
            </w:r>
            <w:r>
              <w:t>filter</w:t>
            </w:r>
            <w:r>
              <w:rPr>
                <w:spacing w:val="-2"/>
              </w:rPr>
              <w:t xml:space="preserve"> </w:t>
            </w:r>
            <w:r>
              <w:t>logic</w:t>
            </w:r>
          </w:p>
        </w:tc>
        <w:tc>
          <w:tcPr>
            <w:tcW w:w="3507" w:type="dxa"/>
          </w:tcPr>
          <w:p w14:paraId="160F029A" w14:textId="77777777" w:rsidR="00733A8D" w:rsidRPr="007B6880" w:rsidRDefault="00733A8D" w:rsidP="00AB6F93">
            <w:pPr>
              <w:rPr>
                <w:rtl/>
              </w:rPr>
            </w:pPr>
          </w:p>
        </w:tc>
      </w:tr>
      <w:tr w:rsidR="00733A8D" w:rsidRPr="007B6880" w14:paraId="3F8502AC" w14:textId="77777777" w:rsidTr="00AB6F93">
        <w:tc>
          <w:tcPr>
            <w:tcW w:w="1343" w:type="dxa"/>
          </w:tcPr>
          <w:p w14:paraId="2C364EE8" w14:textId="77777777" w:rsidR="00733A8D" w:rsidRDefault="00733A8D" w:rsidP="00AB6F93">
            <w:pPr>
              <w:rPr>
                <w:rtl/>
              </w:rPr>
            </w:pPr>
          </w:p>
        </w:tc>
        <w:tc>
          <w:tcPr>
            <w:tcW w:w="4395" w:type="dxa"/>
          </w:tcPr>
          <w:p w14:paraId="3A7DE1FD" w14:textId="77777777" w:rsidR="00733A8D" w:rsidRDefault="00733A8D" w:rsidP="00AB6F93">
            <w:pPr>
              <w:pStyle w:val="ListParagraph"/>
              <w:numPr>
                <w:ilvl w:val="0"/>
                <w:numId w:val="16"/>
              </w:numPr>
              <w:ind w:left="360"/>
            </w:pPr>
            <w:r>
              <w:rPr>
                <w:rFonts w:hint="cs"/>
                <w:rtl/>
              </w:rPr>
              <w:t>שימוש ב-</w:t>
            </w:r>
            <w:r>
              <w:t>ContentProvider</w:t>
            </w:r>
          </w:p>
        </w:tc>
        <w:tc>
          <w:tcPr>
            <w:tcW w:w="3507" w:type="dxa"/>
          </w:tcPr>
          <w:p w14:paraId="0A537A3C" w14:textId="77777777" w:rsidR="00733A8D" w:rsidRPr="007B6880" w:rsidRDefault="00733A8D" w:rsidP="00AB6F93">
            <w:pPr>
              <w:rPr>
                <w:rtl/>
              </w:rPr>
            </w:pPr>
          </w:p>
        </w:tc>
      </w:tr>
    </w:tbl>
    <w:p w14:paraId="6CC46722" w14:textId="77777777" w:rsidR="007B6880" w:rsidRPr="007B6880" w:rsidRDefault="007B6880" w:rsidP="007B6880">
      <w:pPr>
        <w:rPr>
          <w:rtl/>
        </w:rPr>
      </w:pPr>
    </w:p>
    <w:p w14:paraId="45B57DB6" w14:textId="77777777" w:rsidR="007B6880" w:rsidRDefault="007B6880" w:rsidP="007B6880">
      <w:pPr>
        <w:spacing w:line="240" w:lineRule="auto"/>
        <w:jc w:val="left"/>
        <w:rPr>
          <w:rtl/>
        </w:rPr>
      </w:pPr>
    </w:p>
    <w:p w14:paraId="5EA47A6B" w14:textId="77777777" w:rsidR="007B6880" w:rsidRDefault="007B6880" w:rsidP="007B6880">
      <w:pPr>
        <w:bidi w:val="0"/>
        <w:spacing w:line="240" w:lineRule="auto"/>
        <w:jc w:val="left"/>
        <w:rPr>
          <w:rtl/>
        </w:rPr>
      </w:pPr>
      <w:r>
        <w:rPr>
          <w:rtl/>
        </w:rPr>
        <w:br w:type="page"/>
      </w:r>
    </w:p>
    <w:p w14:paraId="66F949C3" w14:textId="77777777" w:rsidR="00E03C36" w:rsidRPr="00014B15" w:rsidRDefault="00E03C36" w:rsidP="00014B15">
      <w:pPr>
        <w:pStyle w:val="Heading1"/>
        <w:rPr>
          <w:rtl/>
        </w:rPr>
      </w:pPr>
      <w:bookmarkStart w:id="1" w:name="_Toc224567505"/>
      <w:r w:rsidRPr="00014B15">
        <w:rPr>
          <w:rFonts w:hint="cs"/>
          <w:rtl/>
        </w:rPr>
        <w:lastRenderedPageBreak/>
        <w:t>מבוא</w:t>
      </w:r>
      <w:bookmarkEnd w:id="1"/>
    </w:p>
    <w:p w14:paraId="048FB774" w14:textId="77777777" w:rsidR="00014B15" w:rsidRPr="00014B15" w:rsidRDefault="00014B15" w:rsidP="00014B15">
      <w:pPr>
        <w:spacing w:line="360" w:lineRule="auto"/>
        <w:rPr>
          <w:color w:val="0000FF"/>
          <w:rtl/>
        </w:rPr>
      </w:pPr>
      <w:r w:rsidRPr="00014B15">
        <w:rPr>
          <w:color w:val="0000FF"/>
          <w:rtl/>
        </w:rPr>
        <w:t>חלק זה יהיה לפחות עמוד מלא.</w:t>
      </w:r>
    </w:p>
    <w:p w14:paraId="187D890D" w14:textId="77777777" w:rsidR="00014B15" w:rsidRPr="00014B15" w:rsidRDefault="00014B15" w:rsidP="00014B15">
      <w:pPr>
        <w:spacing w:line="360" w:lineRule="auto"/>
        <w:rPr>
          <w:color w:val="0000FF"/>
        </w:rPr>
      </w:pPr>
      <w:r w:rsidRPr="00014B15">
        <w:rPr>
          <w:rFonts w:hint="cs"/>
          <w:color w:val="0000FF"/>
          <w:rtl/>
        </w:rPr>
        <w:t>פרק</w:t>
      </w:r>
      <w:r w:rsidRPr="00014B15">
        <w:rPr>
          <w:color w:val="0000FF"/>
          <w:rtl/>
        </w:rPr>
        <w:t xml:space="preserve"> זה יכלול את המידע הבא:</w:t>
      </w:r>
    </w:p>
    <w:p w14:paraId="22FF7C22" w14:textId="77777777" w:rsidR="00014B15" w:rsidRPr="00CB6BC7" w:rsidRDefault="00014B15" w:rsidP="00A07867">
      <w:pPr>
        <w:pStyle w:val="Heading2"/>
        <w:rPr>
          <w:rtl/>
        </w:rPr>
      </w:pPr>
      <w:bookmarkStart w:id="2" w:name="_Toc224567506"/>
      <w:r w:rsidRPr="00CB6BC7">
        <w:rPr>
          <w:rtl/>
        </w:rPr>
        <w:t>הרקע לפרוייקט</w:t>
      </w:r>
      <w:bookmarkEnd w:id="2"/>
    </w:p>
    <w:p w14:paraId="3E49F7F9" w14:textId="77777777" w:rsidR="00014B15" w:rsidRPr="00CB6BC7" w:rsidRDefault="00014B15" w:rsidP="00014B15">
      <w:pPr>
        <w:rPr>
          <w:rFonts w:ascii="David" w:hAnsi="David"/>
          <w:sz w:val="24"/>
          <w:rtl/>
        </w:rPr>
      </w:pPr>
      <w:r w:rsidRPr="00CB6BC7">
        <w:rPr>
          <w:rFonts w:ascii="David" w:hAnsi="David"/>
          <w:sz w:val="24"/>
          <w:rtl/>
        </w:rPr>
        <w:t xml:space="preserve">    1. שם הפרוייקט</w:t>
      </w:r>
    </w:p>
    <w:p w14:paraId="36BADA35" w14:textId="77777777" w:rsidR="00014B15" w:rsidRPr="00CB6BC7" w:rsidRDefault="00014B15" w:rsidP="00014B15">
      <w:pPr>
        <w:rPr>
          <w:rFonts w:ascii="David" w:hAnsi="David"/>
          <w:sz w:val="24"/>
          <w:rtl/>
        </w:rPr>
      </w:pPr>
      <w:r w:rsidRPr="00CB6BC7">
        <w:rPr>
          <w:rFonts w:ascii="David" w:hAnsi="David"/>
          <w:sz w:val="24"/>
          <w:rtl/>
        </w:rPr>
        <w:t xml:space="preserve">    2. תיאור קצר של הפרוייקט</w:t>
      </w:r>
    </w:p>
    <w:p w14:paraId="3951F96C" w14:textId="77777777" w:rsidR="00014B15" w:rsidRPr="00CB6BC7" w:rsidRDefault="00014B15" w:rsidP="00014B15">
      <w:pPr>
        <w:rPr>
          <w:rFonts w:ascii="David" w:hAnsi="David"/>
          <w:sz w:val="24"/>
          <w:rtl/>
        </w:rPr>
      </w:pPr>
      <w:r w:rsidRPr="00CB6BC7">
        <w:rPr>
          <w:rFonts w:ascii="David" w:hAnsi="David"/>
          <w:sz w:val="24"/>
          <w:rtl/>
        </w:rPr>
        <w:t xml:space="preserve">    3. קהל היעד</w:t>
      </w:r>
    </w:p>
    <w:p w14:paraId="18DA79BB" w14:textId="77777777" w:rsidR="00014B15" w:rsidRPr="00CB6BC7" w:rsidRDefault="00014B15" w:rsidP="00014B15">
      <w:pPr>
        <w:rPr>
          <w:rFonts w:ascii="David" w:hAnsi="David"/>
          <w:sz w:val="24"/>
          <w:rtl/>
        </w:rPr>
      </w:pPr>
      <w:r w:rsidRPr="00CB6BC7">
        <w:rPr>
          <w:rFonts w:ascii="David" w:hAnsi="David"/>
          <w:sz w:val="24"/>
          <w:rtl/>
        </w:rPr>
        <w:t xml:space="preserve">    4. הסיבות לבחירת </w:t>
      </w:r>
      <w:r w:rsidR="004D5A9D">
        <w:rPr>
          <w:rFonts w:ascii="David" w:hAnsi="David" w:hint="cs"/>
          <w:sz w:val="24"/>
          <w:rtl/>
        </w:rPr>
        <w:t>ה</w:t>
      </w:r>
      <w:r w:rsidRPr="00CB6BC7">
        <w:rPr>
          <w:rFonts w:ascii="David" w:hAnsi="David"/>
          <w:sz w:val="24"/>
          <w:rtl/>
        </w:rPr>
        <w:t>נושא</w:t>
      </w:r>
    </w:p>
    <w:p w14:paraId="107CB814" w14:textId="77777777" w:rsidR="00A07867" w:rsidRPr="001368EB" w:rsidRDefault="00A07867" w:rsidP="00A07867">
      <w:pPr>
        <w:pStyle w:val="Heading2"/>
        <w:spacing w:line="360" w:lineRule="auto"/>
        <w:rPr>
          <w:rtl/>
        </w:rPr>
      </w:pPr>
      <w:bookmarkStart w:id="3" w:name="_Toc224567507"/>
      <w:r w:rsidRPr="001368EB">
        <w:rPr>
          <w:rFonts w:hint="cs"/>
          <w:rtl/>
        </w:rPr>
        <w:t>מטרת המערכת</w:t>
      </w:r>
      <w:bookmarkEnd w:id="3"/>
    </w:p>
    <w:p w14:paraId="1BAE9323" w14:textId="77777777" w:rsidR="009C6BB8" w:rsidRDefault="009C6BB8" w:rsidP="00A07867">
      <w:pPr>
        <w:spacing w:line="360" w:lineRule="auto"/>
        <w:rPr>
          <w:ins w:id="4" w:author="יוסי ירון" w:date="2026-03-16T13:18:00Z" w16du:dateUtc="2026-03-16T11:18:00Z"/>
          <w:color w:val="0000FF"/>
          <w:rtl/>
        </w:rPr>
      </w:pPr>
      <w:ins w:id="5" w:author="יוסי ירון" w:date="2026-03-16T13:18:00Z" w16du:dateUtc="2026-03-16T11:18:00Z">
        <w:r>
          <w:rPr>
            <w:rFonts w:hint="cs"/>
            <w:color w:val="0000FF"/>
            <w:rtl/>
          </w:rPr>
          <w:t>הערה:</w:t>
        </w:r>
        <w:r>
          <w:rPr>
            <w:color w:val="0000FF"/>
          </w:rPr>
          <w:t xml:space="preserve"> </w:t>
        </w:r>
        <w:r>
          <w:rPr>
            <w:rFonts w:hint="cs"/>
            <w:color w:val="0000FF"/>
            <w:rtl/>
          </w:rPr>
          <w:t xml:space="preserve">פרק זה </w:t>
        </w:r>
      </w:ins>
      <w:ins w:id="6" w:author="יוסי ירון" w:date="2026-03-16T13:19:00Z" w16du:dateUtc="2026-03-16T11:19:00Z">
        <w:r>
          <w:rPr>
            <w:rFonts w:hint="cs"/>
            <w:color w:val="0000FF"/>
            <w:rtl/>
          </w:rPr>
          <w:t>אינו מופיע בתבנית הקודמת, אך לדעתי (יוסי י.) הוא חשוב ויש לכלול אותו בספר.</w:t>
        </w:r>
      </w:ins>
    </w:p>
    <w:p w14:paraId="134F5E37" w14:textId="77777777" w:rsidR="00A07867" w:rsidRDefault="00A07867" w:rsidP="00A07867">
      <w:pPr>
        <w:spacing w:line="360" w:lineRule="auto"/>
        <w:rPr>
          <w:color w:val="0000FF"/>
          <w:rtl/>
        </w:rPr>
      </w:pPr>
      <w:r w:rsidRPr="0064586C">
        <w:rPr>
          <w:rFonts w:hint="cs"/>
          <w:color w:val="0000FF"/>
          <w:rtl/>
        </w:rPr>
        <w:t xml:space="preserve">הסבר קצר על המערכת </w:t>
      </w:r>
      <w:r w:rsidRPr="0064586C">
        <w:rPr>
          <w:rFonts w:hint="cs"/>
          <w:color w:val="0000FF"/>
          <w:u w:val="single"/>
          <w:rtl/>
        </w:rPr>
        <w:t>בראיית המשתמש</w:t>
      </w:r>
      <w:r w:rsidRPr="0064586C">
        <w:rPr>
          <w:rFonts w:hint="cs"/>
          <w:color w:val="0000FF"/>
          <w:rtl/>
        </w:rPr>
        <w:t xml:space="preserve"> </w:t>
      </w:r>
      <w:r w:rsidRPr="0064586C">
        <w:rPr>
          <w:color w:val="0000FF"/>
          <w:rtl/>
        </w:rPr>
        <w:t>–</w:t>
      </w:r>
      <w:r w:rsidRPr="0064586C">
        <w:rPr>
          <w:rFonts w:hint="cs"/>
          <w:color w:val="0000FF"/>
          <w:rtl/>
        </w:rPr>
        <w:t xml:space="preserve"> מה היא עושה, </w:t>
      </w:r>
      <w:r>
        <w:rPr>
          <w:rFonts w:hint="cs"/>
          <w:color w:val="0000FF"/>
          <w:rtl/>
        </w:rPr>
        <w:t>ל</w:t>
      </w:r>
      <w:r w:rsidRPr="0064586C">
        <w:rPr>
          <w:rFonts w:hint="cs"/>
          <w:color w:val="0000FF"/>
          <w:rtl/>
        </w:rPr>
        <w:t xml:space="preserve">איזה </w:t>
      </w:r>
      <w:r>
        <w:rPr>
          <w:rFonts w:hint="cs"/>
          <w:color w:val="0000FF"/>
          <w:rtl/>
        </w:rPr>
        <w:t xml:space="preserve">צורך היא עונה </w:t>
      </w:r>
      <w:r w:rsidRPr="0064586C">
        <w:rPr>
          <w:rFonts w:hint="cs"/>
          <w:color w:val="0000FF"/>
          <w:rtl/>
        </w:rPr>
        <w:t>וכו'.</w:t>
      </w:r>
    </w:p>
    <w:p w14:paraId="66DE15CE" w14:textId="77777777" w:rsidR="00A07867" w:rsidRDefault="00A07867" w:rsidP="00A07867">
      <w:pPr>
        <w:spacing w:line="360" w:lineRule="auto"/>
        <w:rPr>
          <w:color w:val="0000FF"/>
          <w:rtl/>
        </w:rPr>
      </w:pPr>
      <w:r>
        <w:rPr>
          <w:rFonts w:hint="cs"/>
          <w:color w:val="0000FF"/>
          <w:rtl/>
        </w:rPr>
        <w:t xml:space="preserve">אם מדובר במשחק </w:t>
      </w:r>
      <w:r>
        <w:rPr>
          <w:color w:val="0000FF"/>
          <w:rtl/>
        </w:rPr>
        <w:t>–</w:t>
      </w:r>
      <w:r>
        <w:rPr>
          <w:rFonts w:hint="cs"/>
          <w:color w:val="0000FF"/>
          <w:rtl/>
        </w:rPr>
        <w:t xml:space="preserve"> זה המקום לצרף את כללי המשחק (אפשר להפנות לנספח  בסוף, שמכיל </w:t>
      </w:r>
      <w:r>
        <w:rPr>
          <w:color w:val="0000FF"/>
        </w:rPr>
        <w:t xml:space="preserve">copy-paste </w:t>
      </w:r>
      <w:r>
        <w:rPr>
          <w:rFonts w:hint="cs"/>
          <w:color w:val="0000FF"/>
          <w:rtl/>
        </w:rPr>
        <w:t>מויקיפדיה או מאתר כלשהו).</w:t>
      </w:r>
    </w:p>
    <w:p w14:paraId="70F77805" w14:textId="77777777" w:rsidR="00A07867" w:rsidRPr="001368EB" w:rsidRDefault="00A07867" w:rsidP="00A07867">
      <w:pPr>
        <w:pStyle w:val="Heading2"/>
        <w:spacing w:line="360" w:lineRule="auto"/>
        <w:rPr>
          <w:rtl/>
        </w:rPr>
      </w:pPr>
      <w:bookmarkStart w:id="7" w:name="_Toc224567508"/>
      <w:r w:rsidRPr="001368EB">
        <w:rPr>
          <w:rFonts w:hint="cs"/>
          <w:rtl/>
        </w:rPr>
        <w:t>יכולות המערכת</w:t>
      </w:r>
      <w:bookmarkEnd w:id="7"/>
      <w:r w:rsidRPr="001368EB">
        <w:rPr>
          <w:rFonts w:hint="cs"/>
          <w:rtl/>
        </w:rPr>
        <w:t xml:space="preserve"> </w:t>
      </w:r>
    </w:p>
    <w:p w14:paraId="60C43F24" w14:textId="77777777" w:rsidR="009C6BB8" w:rsidRDefault="009C6BB8" w:rsidP="009C6BB8">
      <w:pPr>
        <w:spacing w:line="360" w:lineRule="auto"/>
        <w:rPr>
          <w:ins w:id="8" w:author="יוסי ירון" w:date="2026-03-16T13:20:00Z" w16du:dateUtc="2026-03-16T11:20:00Z"/>
          <w:color w:val="0000FF"/>
          <w:rtl/>
        </w:rPr>
      </w:pPr>
      <w:ins w:id="9" w:author="יוסי ירון" w:date="2026-03-16T13:20:00Z" w16du:dateUtc="2026-03-16T11:20:00Z">
        <w:r>
          <w:rPr>
            <w:rFonts w:hint="cs"/>
            <w:color w:val="0000FF"/>
            <w:rtl/>
          </w:rPr>
          <w:t>הערה:</w:t>
        </w:r>
        <w:r>
          <w:rPr>
            <w:color w:val="0000FF"/>
          </w:rPr>
          <w:t xml:space="preserve"> </w:t>
        </w:r>
        <w:r>
          <w:rPr>
            <w:rFonts w:hint="cs"/>
            <w:color w:val="0000FF"/>
            <w:rtl/>
          </w:rPr>
          <w:t>פרק זה אינו מופיע בתבנית הקודמת, אך לדעתי (יוסי י.) הוא חשוב.</w:t>
        </w:r>
      </w:ins>
    </w:p>
    <w:p w14:paraId="63B7347F" w14:textId="77777777" w:rsidR="00A07867" w:rsidRDefault="00A07867" w:rsidP="00A07867">
      <w:pPr>
        <w:spacing w:line="360" w:lineRule="auto"/>
        <w:rPr>
          <w:color w:val="0000FF"/>
          <w:rtl/>
        </w:rPr>
      </w:pPr>
      <w:r>
        <w:rPr>
          <w:rFonts w:hint="cs"/>
          <w:color w:val="0000FF"/>
          <w:rtl/>
        </w:rPr>
        <w:t>תיאור האופציות שנותנת המערכת למשתמש (</w:t>
      </w:r>
      <w:r>
        <w:rPr>
          <w:color w:val="0000FF"/>
        </w:rPr>
        <w:t>Feature List</w:t>
      </w:r>
      <w:r>
        <w:rPr>
          <w:rFonts w:hint="cs"/>
          <w:color w:val="0000FF"/>
          <w:rtl/>
        </w:rPr>
        <w:t>). לדוגמא עבור משחק שח-מט:</w:t>
      </w:r>
    </w:p>
    <w:p w14:paraId="0665E5F9" w14:textId="77777777" w:rsidR="00A07867" w:rsidRDefault="00A07867" w:rsidP="00A07867">
      <w:pPr>
        <w:pStyle w:val="ListParagraph"/>
        <w:numPr>
          <w:ilvl w:val="0"/>
          <w:numId w:val="6"/>
        </w:numPr>
        <w:spacing w:line="360" w:lineRule="auto"/>
        <w:rPr>
          <w:color w:val="0000FF"/>
        </w:rPr>
      </w:pPr>
      <w:r>
        <w:rPr>
          <w:rFonts w:hint="cs"/>
          <w:color w:val="0000FF"/>
          <w:rtl/>
        </w:rPr>
        <w:t>אפשרות למשחק של שני שחקנים באותו מכשיר</w:t>
      </w:r>
    </w:p>
    <w:p w14:paraId="0E344246" w14:textId="77777777" w:rsidR="00A07867" w:rsidRDefault="00A07867" w:rsidP="00A07867">
      <w:pPr>
        <w:pStyle w:val="ListParagraph"/>
        <w:numPr>
          <w:ilvl w:val="0"/>
          <w:numId w:val="6"/>
        </w:numPr>
        <w:spacing w:line="360" w:lineRule="auto"/>
        <w:rPr>
          <w:color w:val="0000FF"/>
        </w:rPr>
      </w:pPr>
      <w:r>
        <w:rPr>
          <w:rFonts w:hint="cs"/>
          <w:color w:val="0000FF"/>
          <w:rtl/>
        </w:rPr>
        <w:t xml:space="preserve">אפשרות למשחק של שני שחקנים בין שני מכשירים ע"י תקשורת </w:t>
      </w:r>
      <w:r>
        <w:rPr>
          <w:color w:val="0000FF"/>
        </w:rPr>
        <w:t>WIFI</w:t>
      </w:r>
    </w:p>
    <w:p w14:paraId="05DF2F7B" w14:textId="77777777" w:rsidR="00A07867" w:rsidRDefault="00A07867" w:rsidP="00A07867">
      <w:pPr>
        <w:pStyle w:val="ListParagraph"/>
        <w:numPr>
          <w:ilvl w:val="0"/>
          <w:numId w:val="6"/>
        </w:numPr>
        <w:spacing w:line="360" w:lineRule="auto"/>
        <w:rPr>
          <w:color w:val="0000FF"/>
        </w:rPr>
      </w:pPr>
      <w:r>
        <w:rPr>
          <w:rFonts w:hint="cs"/>
          <w:color w:val="0000FF"/>
          <w:rtl/>
        </w:rPr>
        <w:t>הצגה גרפית של לוח המשחק דו-מימדית ותלת-מימדית מנקודת המבט של השחקן.</w:t>
      </w:r>
    </w:p>
    <w:p w14:paraId="5E2D3010" w14:textId="77777777" w:rsidR="00A07867" w:rsidRDefault="00A07867" w:rsidP="00A07867">
      <w:pPr>
        <w:pStyle w:val="ListParagraph"/>
        <w:numPr>
          <w:ilvl w:val="0"/>
          <w:numId w:val="6"/>
        </w:numPr>
        <w:spacing w:line="360" w:lineRule="auto"/>
        <w:rPr>
          <w:color w:val="0000FF"/>
        </w:rPr>
      </w:pPr>
      <w:r>
        <w:rPr>
          <w:rFonts w:hint="cs"/>
          <w:color w:val="0000FF"/>
          <w:rtl/>
        </w:rPr>
        <w:t>בדיקת מהלכי השחקן לפי כללי המשחק</w:t>
      </w:r>
    </w:p>
    <w:p w14:paraId="0699C05D" w14:textId="77777777" w:rsidR="00A07867" w:rsidRDefault="00A07867" w:rsidP="00A07867">
      <w:pPr>
        <w:pStyle w:val="ListParagraph"/>
        <w:numPr>
          <w:ilvl w:val="0"/>
          <w:numId w:val="6"/>
        </w:numPr>
        <w:spacing w:line="360" w:lineRule="auto"/>
        <w:rPr>
          <w:color w:val="0000FF"/>
        </w:rPr>
      </w:pPr>
      <w:r>
        <w:rPr>
          <w:rFonts w:hint="cs"/>
          <w:color w:val="0000FF"/>
          <w:rtl/>
        </w:rPr>
        <w:t>זיהוי מצבי ניצחון, הפסד, פט ותיקו.</w:t>
      </w:r>
    </w:p>
    <w:p w14:paraId="53756E80" w14:textId="77777777" w:rsidR="00A07867" w:rsidRDefault="00A07867" w:rsidP="00A07867">
      <w:pPr>
        <w:pStyle w:val="ListParagraph"/>
        <w:numPr>
          <w:ilvl w:val="0"/>
          <w:numId w:val="6"/>
        </w:numPr>
        <w:spacing w:line="360" w:lineRule="auto"/>
        <w:rPr>
          <w:color w:val="0000FF"/>
        </w:rPr>
      </w:pPr>
      <w:r>
        <w:rPr>
          <w:rFonts w:hint="cs"/>
          <w:color w:val="0000FF"/>
          <w:rtl/>
        </w:rPr>
        <w:t>אפשרות לשמירת מצב משחק בקובץ, וטעינת משחק מתוך קובץ</w:t>
      </w:r>
    </w:p>
    <w:p w14:paraId="5B1CFF9D" w14:textId="77777777" w:rsidR="00014B15" w:rsidRPr="00CB6BC7" w:rsidRDefault="00014B15" w:rsidP="00A07867">
      <w:pPr>
        <w:pStyle w:val="Heading2"/>
        <w:rPr>
          <w:rtl/>
        </w:rPr>
      </w:pPr>
      <w:bookmarkStart w:id="10" w:name="_Toc224567509"/>
      <w:r w:rsidRPr="00CB6BC7">
        <w:rPr>
          <w:rtl/>
        </w:rPr>
        <w:t>תהליך המחקר</w:t>
      </w:r>
      <w:bookmarkEnd w:id="10"/>
    </w:p>
    <w:p w14:paraId="0286FF15" w14:textId="77777777" w:rsidR="00014B15" w:rsidRPr="00CB6BC7" w:rsidRDefault="00561E21">
      <w:pPr>
        <w:rPr>
          <w:rFonts w:ascii="David" w:hAnsi="David"/>
          <w:sz w:val="24"/>
          <w:rtl/>
        </w:rPr>
        <w:pPrChange w:id="11" w:author="יוסי ירון" w:date="2026-03-16T14:53:00Z" w16du:dateUtc="2026-03-16T12:53:00Z">
          <w:pPr>
            <w:spacing w:after="160" w:line="259" w:lineRule="auto"/>
            <w:jc w:val="left"/>
          </w:pPr>
        </w:pPrChange>
      </w:pPr>
      <w:r>
        <w:rPr>
          <w:rFonts w:ascii="David" w:hAnsi="David"/>
          <w:sz w:val="24"/>
        </w:rPr>
        <w:t xml:space="preserve">    </w:t>
      </w:r>
      <w:r w:rsidR="00014B15" w:rsidRPr="00CB6BC7">
        <w:rPr>
          <w:rFonts w:ascii="David" w:hAnsi="David"/>
          <w:sz w:val="24"/>
          <w:rtl/>
        </w:rPr>
        <w:t xml:space="preserve">1. מחקר על תחום </w:t>
      </w:r>
      <w:r w:rsidR="00A07867">
        <w:rPr>
          <w:rFonts w:ascii="David" w:hAnsi="David" w:hint="cs"/>
          <w:sz w:val="24"/>
          <w:rtl/>
        </w:rPr>
        <w:t>ה</w:t>
      </w:r>
      <w:r w:rsidR="00014B15" w:rsidRPr="00CB6BC7">
        <w:rPr>
          <w:rFonts w:ascii="David" w:hAnsi="David"/>
          <w:sz w:val="24"/>
          <w:rtl/>
        </w:rPr>
        <w:t>ידע</w:t>
      </w:r>
    </w:p>
    <w:p w14:paraId="0FF48254" w14:textId="77777777" w:rsidR="00014B15" w:rsidRPr="00CB6BC7" w:rsidRDefault="00014B15" w:rsidP="00014B15">
      <w:pPr>
        <w:rPr>
          <w:rFonts w:ascii="David" w:hAnsi="David"/>
          <w:sz w:val="24"/>
          <w:rtl/>
        </w:rPr>
      </w:pPr>
      <w:r w:rsidRPr="00CB6BC7">
        <w:rPr>
          <w:rFonts w:ascii="David" w:hAnsi="David"/>
          <w:sz w:val="24"/>
          <w:rtl/>
        </w:rPr>
        <w:t xml:space="preserve">    2. עבודת שטח (סקירת המצב הקיים בשוק,</w:t>
      </w:r>
      <w:ins w:id="12" w:author="יוסי ירון" w:date="2026-03-16T14:53:00Z" w16du:dateUtc="2026-03-16T12:53:00Z">
        <w:r w:rsidR="003324F8">
          <w:rPr>
            <w:rFonts w:ascii="David" w:hAnsi="David"/>
            <w:sz w:val="24"/>
          </w:rPr>
          <w:t xml:space="preserve"> </w:t>
        </w:r>
      </w:ins>
      <w:r w:rsidRPr="00CB6BC7">
        <w:rPr>
          <w:rFonts w:ascii="David" w:hAnsi="David"/>
          <w:sz w:val="24"/>
          <w:rtl/>
        </w:rPr>
        <w:t>האם יש אפליקציות דומות</w:t>
      </w:r>
      <w:r w:rsidRPr="00CB6BC7">
        <w:rPr>
          <w:rFonts w:ascii="David" w:hAnsi="David"/>
          <w:sz w:val="24"/>
        </w:rPr>
        <w:t xml:space="preserve"> </w:t>
      </w:r>
      <w:r w:rsidRPr="00CB6BC7">
        <w:rPr>
          <w:rFonts w:ascii="David" w:hAnsi="David"/>
          <w:sz w:val="24"/>
          <w:rtl/>
        </w:rPr>
        <w:t xml:space="preserve"> ואילו חידושים יש בפרויקט)</w:t>
      </w:r>
    </w:p>
    <w:p w14:paraId="32387EC0" w14:textId="77777777" w:rsidR="00014B15" w:rsidRPr="00CB6BC7" w:rsidRDefault="00014B15" w:rsidP="00014B15">
      <w:pPr>
        <w:rPr>
          <w:rFonts w:ascii="David" w:hAnsi="David"/>
          <w:sz w:val="24"/>
          <w:rtl/>
        </w:rPr>
      </w:pPr>
      <w:r w:rsidRPr="00CB6BC7">
        <w:rPr>
          <w:rFonts w:ascii="David" w:hAnsi="David"/>
          <w:sz w:val="24"/>
          <w:rtl/>
        </w:rPr>
        <w:t xml:space="preserve">    3. פירוט טכנולוגיות שהשתמשתם שאינן חלק מתכנית הלימודים</w:t>
      </w:r>
    </w:p>
    <w:p w14:paraId="3C635900" w14:textId="77777777" w:rsidR="00014B15" w:rsidRPr="00CB6BC7" w:rsidRDefault="00014B15" w:rsidP="00014B15">
      <w:pPr>
        <w:pStyle w:val="Heading3"/>
        <w:rPr>
          <w:rtl/>
        </w:rPr>
      </w:pPr>
      <w:bookmarkStart w:id="13" w:name="_Toc224567510"/>
      <w:r w:rsidRPr="00CB6BC7">
        <w:rPr>
          <w:rtl/>
        </w:rPr>
        <w:t>אתגרים מרכזיים</w:t>
      </w:r>
      <w:bookmarkEnd w:id="13"/>
      <w:r w:rsidRPr="00CB6BC7">
        <w:rPr>
          <w:rtl/>
        </w:rPr>
        <w:t xml:space="preserve"> </w:t>
      </w:r>
    </w:p>
    <w:p w14:paraId="4A5A3941" w14:textId="77777777" w:rsidR="00014B15" w:rsidRPr="00CB6BC7" w:rsidRDefault="00014B15" w:rsidP="00014B15">
      <w:pPr>
        <w:rPr>
          <w:rFonts w:ascii="David" w:hAnsi="David"/>
          <w:sz w:val="24"/>
          <w:rtl/>
        </w:rPr>
      </w:pPr>
      <w:r w:rsidRPr="00CB6BC7">
        <w:rPr>
          <w:rFonts w:ascii="David" w:hAnsi="David"/>
          <w:sz w:val="24"/>
          <w:rtl/>
        </w:rPr>
        <w:t xml:space="preserve">    1. הבעיה איתה התמודד התלמיד במהלך פיתוח הפרוייקט </w:t>
      </w:r>
    </w:p>
    <w:p w14:paraId="02534DCE" w14:textId="77777777" w:rsidR="00014B15" w:rsidRPr="00CB6BC7" w:rsidRDefault="00014B15" w:rsidP="00014B15">
      <w:pPr>
        <w:rPr>
          <w:rFonts w:ascii="David" w:hAnsi="David"/>
          <w:sz w:val="24"/>
          <w:rtl/>
        </w:rPr>
      </w:pPr>
      <w:r w:rsidRPr="00CB6BC7">
        <w:rPr>
          <w:rFonts w:ascii="David" w:hAnsi="David"/>
          <w:sz w:val="24"/>
          <w:rtl/>
        </w:rPr>
        <w:t xml:space="preserve">    2. על איזה צורך הפרויקט עונה? איזה פתרון הפרויקט הזה בא לתת? </w:t>
      </w:r>
    </w:p>
    <w:p w14:paraId="50DC8D7C" w14:textId="77777777" w:rsidR="00014B15" w:rsidRDefault="00014B15" w:rsidP="00014B15">
      <w:pPr>
        <w:rPr>
          <w:rFonts w:ascii="David" w:hAnsi="David"/>
          <w:sz w:val="24"/>
          <w:rtl/>
        </w:rPr>
      </w:pPr>
      <w:r w:rsidRPr="00CB6BC7">
        <w:rPr>
          <w:rFonts w:ascii="David" w:hAnsi="David"/>
          <w:sz w:val="24"/>
          <w:rtl/>
        </w:rPr>
        <w:t xml:space="preserve">    3. הצגת פתרונות לבעיה הפתרונות שנבחנו במסגרת המחקר המקדים</w:t>
      </w:r>
    </w:p>
    <w:p w14:paraId="382CA9FD" w14:textId="77777777" w:rsidR="00014B15" w:rsidRDefault="00014B15" w:rsidP="00014B15">
      <w:pPr>
        <w:rPr>
          <w:rFonts w:ascii="David" w:hAnsi="David"/>
          <w:sz w:val="24"/>
          <w:rtl/>
        </w:rPr>
      </w:pPr>
    </w:p>
    <w:p w14:paraId="24821485" w14:textId="77777777" w:rsidR="00EF0814" w:rsidRDefault="00014B15" w:rsidP="00D121CE">
      <w:pPr>
        <w:spacing w:line="360" w:lineRule="auto"/>
        <w:rPr>
          <w:rFonts w:ascii="Arial" w:hAnsi="Arial" w:cs="Narkisim"/>
          <w:b/>
          <w:bCs/>
          <w:kern w:val="28"/>
          <w:sz w:val="48"/>
          <w:szCs w:val="48"/>
          <w:u w:val="single"/>
          <w:rtl/>
        </w:rPr>
      </w:pPr>
      <w:r w:rsidRPr="00E76DBA">
        <w:rPr>
          <w:rtl/>
        </w:rPr>
        <w:lastRenderedPageBreak/>
        <w:t>חידושים,</w:t>
      </w:r>
      <w:r w:rsidRPr="00CB6BC7">
        <w:rPr>
          <w:rtl/>
        </w:rPr>
        <w:t xml:space="preserve"> התאמות ועדכונים של אלמנטים טכנולוגיים, עיצוביים ואחרים בפרוייקט.</w:t>
      </w:r>
      <w:r w:rsidR="00EF0814">
        <w:rPr>
          <w:rtl/>
        </w:rPr>
        <w:br w:type="page"/>
      </w:r>
    </w:p>
    <w:p w14:paraId="2D5A0257" w14:textId="77777777" w:rsidR="00D121CE" w:rsidRDefault="00D121CE" w:rsidP="00D121CE">
      <w:pPr>
        <w:pStyle w:val="Heading1"/>
        <w:rPr>
          <w:rFonts w:ascii="David" w:hAnsi="David" w:cs="David"/>
          <w:rtl/>
        </w:rPr>
      </w:pPr>
      <w:bookmarkStart w:id="14" w:name="_Toc224567511"/>
      <w:r w:rsidRPr="004D38FB">
        <w:rPr>
          <w:rFonts w:ascii="David" w:hAnsi="David" w:cs="David"/>
          <w:rtl/>
        </w:rPr>
        <w:lastRenderedPageBreak/>
        <w:t>מדריך למשתמש</w:t>
      </w:r>
      <w:bookmarkEnd w:id="14"/>
      <w:r w:rsidRPr="004D7548">
        <w:rPr>
          <w:rFonts w:ascii="David" w:hAnsi="David" w:cs="David" w:hint="cs"/>
          <w:rtl/>
        </w:rPr>
        <w:t xml:space="preserve"> </w:t>
      </w:r>
    </w:p>
    <w:p w14:paraId="71189D24" w14:textId="77777777" w:rsidR="00B82CC5" w:rsidRPr="000F507D" w:rsidRDefault="00B82CC5" w:rsidP="00B82CC5">
      <w:pPr>
        <w:rPr>
          <w:rFonts w:ascii="David" w:hAnsi="David"/>
          <w:color w:val="0000FF"/>
          <w:rtl/>
        </w:rPr>
      </w:pPr>
      <w:r w:rsidRPr="000F507D">
        <w:rPr>
          <w:rFonts w:ascii="David" w:hAnsi="David"/>
          <w:color w:val="0000FF"/>
          <w:rtl/>
        </w:rPr>
        <w:t>שימו לב שפרק זה יכיל מידע עבור משתמש התוכנה שלכם שלא יודע תכנות ולכן ההסבר יהיה ברור וקל להבנה</w:t>
      </w:r>
    </w:p>
    <w:p w14:paraId="5851709A" w14:textId="77777777" w:rsidR="00B82CC5" w:rsidRDefault="00B82CC5" w:rsidP="00B82CC5">
      <w:pPr>
        <w:pStyle w:val="Heading2"/>
        <w:rPr>
          <w:rtl/>
        </w:rPr>
      </w:pPr>
      <w:bookmarkStart w:id="15" w:name="_Toc224567512"/>
      <w:r>
        <w:rPr>
          <w:rFonts w:hint="cs"/>
          <w:rtl/>
        </w:rPr>
        <w:t>תרשים מסכים</w:t>
      </w:r>
      <w:bookmarkEnd w:id="15"/>
    </w:p>
    <w:p w14:paraId="4759ADF8" w14:textId="77777777" w:rsidR="00B82CC5" w:rsidRPr="000F507D" w:rsidRDefault="00B82CC5" w:rsidP="00B82CC5">
      <w:pPr>
        <w:rPr>
          <w:rFonts w:ascii="David" w:hAnsi="David"/>
          <w:color w:val="0000FF"/>
          <w:rtl/>
        </w:rPr>
      </w:pPr>
      <w:r w:rsidRPr="000F507D">
        <w:rPr>
          <w:rFonts w:ascii="David" w:hAnsi="David"/>
          <w:color w:val="0000FF"/>
          <w:rtl/>
        </w:rPr>
        <w:t>תרשים מסכים המתאר את היררכיית המסכים והמעברים ביניהם</w:t>
      </w:r>
      <w:r w:rsidRPr="000F507D">
        <w:rPr>
          <w:rFonts w:ascii="David" w:hAnsi="David"/>
          <w:color w:val="0000FF"/>
        </w:rPr>
        <w:t xml:space="preserve"> Screen flow diagram </w:t>
      </w:r>
    </w:p>
    <w:p w14:paraId="5673DDC2" w14:textId="77777777" w:rsidR="00DE2469" w:rsidRDefault="00DE2469" w:rsidP="00DE2469">
      <w:pPr>
        <w:rPr>
          <w:ins w:id="16" w:author="יוסי ירון" w:date="2026-03-16T15:00:00Z" w16du:dateUtc="2026-03-16T13:00:00Z"/>
          <w:b/>
          <w:bCs/>
          <w:color w:val="0000FF"/>
          <w:rtl/>
        </w:rPr>
      </w:pPr>
      <w:r w:rsidRPr="007478A5">
        <w:rPr>
          <w:rFonts w:hint="cs"/>
          <w:b/>
          <w:bCs/>
          <w:color w:val="0000FF"/>
          <w:rtl/>
        </w:rPr>
        <w:t>מתאר את אופן הניווט בין המסכים השונים</w:t>
      </w:r>
      <w:ins w:id="17" w:author="יוסי ירון" w:date="2026-03-16T15:00:00Z" w16du:dateUtc="2026-03-16T13:00:00Z">
        <w:r w:rsidR="00561E21">
          <w:rPr>
            <w:rFonts w:hint="cs"/>
            <w:b/>
            <w:bCs/>
            <w:color w:val="0000FF"/>
            <w:rtl/>
          </w:rPr>
          <w:t>.</w:t>
        </w:r>
      </w:ins>
    </w:p>
    <w:p w14:paraId="360F2D13" w14:textId="77777777" w:rsidR="00561E21" w:rsidRPr="00561E21" w:rsidRDefault="00561E21" w:rsidP="00DE2469">
      <w:pPr>
        <w:rPr>
          <w:color w:val="0000FF"/>
          <w:rtl/>
          <w:rPrChange w:id="18" w:author="יוסי ירון" w:date="2026-03-16T15:00:00Z" w16du:dateUtc="2026-03-16T13:00:00Z">
            <w:rPr>
              <w:b/>
              <w:bCs/>
              <w:color w:val="0000FF"/>
              <w:rtl/>
            </w:rPr>
          </w:rPrChange>
        </w:rPr>
      </w:pPr>
      <w:ins w:id="19" w:author="יוסי ירון" w:date="2026-03-16T15:00:00Z" w16du:dateUtc="2026-03-16T13:00:00Z">
        <w:r w:rsidRPr="00561E21">
          <w:rPr>
            <w:rFonts w:hint="eastAsia"/>
            <w:color w:val="0000FF"/>
            <w:rtl/>
            <w:rPrChange w:id="20" w:author="יוסי ירון" w:date="2026-03-16T15:00:00Z" w16du:dateUtc="2026-03-16T13:00:00Z">
              <w:rPr>
                <w:rFonts w:hint="eastAsia"/>
                <w:b/>
                <w:bCs/>
                <w:color w:val="0000FF"/>
                <w:rtl/>
              </w:rPr>
            </w:rPrChange>
          </w:rPr>
          <w:t>אם</w:t>
        </w:r>
        <w:r w:rsidRPr="00561E21">
          <w:rPr>
            <w:color w:val="0000FF"/>
            <w:rtl/>
            <w:rPrChange w:id="21" w:author="יוסי ירון" w:date="2026-03-16T15:00:00Z" w16du:dateUtc="2026-03-16T13:00:00Z">
              <w:rPr>
                <w:b/>
                <w:bCs/>
                <w:color w:val="0000FF"/>
                <w:rtl/>
              </w:rPr>
            </w:rPrChange>
          </w:rPr>
          <w:t xml:space="preserve"> </w:t>
        </w:r>
        <w:r>
          <w:rPr>
            <w:rFonts w:hint="cs"/>
            <w:color w:val="0000FF"/>
            <w:rtl/>
          </w:rPr>
          <w:t>אתם עובדים עם פרגמנטים</w:t>
        </w:r>
      </w:ins>
      <w:ins w:id="22" w:author="יוסי ירון" w:date="2026-03-16T15:01:00Z" w16du:dateUtc="2026-03-16T13:01:00Z">
        <w:r>
          <w:rPr>
            <w:rFonts w:hint="cs"/>
            <w:color w:val="0000FF"/>
            <w:rtl/>
          </w:rPr>
          <w:t>, יש להציג בתוך המסך את הפרגמנטים שלו. ניתן להיעזר בכלים הבאים לשרטוט (רשימה חלקית):</w:t>
        </w:r>
        <w:r>
          <w:rPr>
            <w:color w:val="0000FF"/>
          </w:rPr>
          <w:t xml:space="preserve"> </w:t>
        </w:r>
        <w:r>
          <w:rPr>
            <w:rFonts w:hint="cs"/>
            <w:color w:val="0000FF"/>
            <w:rtl/>
          </w:rPr>
          <w:t xml:space="preserve"> </w:t>
        </w:r>
        <w:r>
          <w:rPr>
            <w:color w:val="0000FF"/>
          </w:rPr>
          <w:fldChar w:fldCharType="begin"/>
        </w:r>
        <w:r>
          <w:rPr>
            <w:color w:val="0000FF"/>
          </w:rPr>
          <w:instrText>HYPERLINK "</w:instrText>
        </w:r>
        <w:r w:rsidRPr="00561E21">
          <w:rPr>
            <w:color w:val="0000FF"/>
          </w:rPr>
          <w:instrText>https://excalidraw.com</w:instrText>
        </w:r>
        <w:r w:rsidRPr="00561E21">
          <w:rPr>
            <w:color w:val="0000FF"/>
            <w:rtl/>
          </w:rPr>
          <w:instrText>/</w:instrText>
        </w:r>
        <w:r>
          <w:rPr>
            <w:color w:val="0000FF"/>
          </w:rPr>
          <w:instrText>"</w:instrText>
        </w:r>
        <w:r>
          <w:rPr>
            <w:color w:val="0000FF"/>
          </w:rPr>
        </w:r>
        <w:r>
          <w:rPr>
            <w:color w:val="0000FF"/>
          </w:rPr>
          <w:fldChar w:fldCharType="separate"/>
        </w:r>
        <w:r w:rsidRPr="00643DB0">
          <w:rPr>
            <w:rStyle w:val="Hyperlink"/>
          </w:rPr>
          <w:t>https://excalidraw.com</w:t>
        </w:r>
        <w:r w:rsidRPr="00643DB0">
          <w:rPr>
            <w:rStyle w:val="Hyperlink"/>
            <w:rtl/>
          </w:rPr>
          <w:t>/</w:t>
        </w:r>
        <w:r>
          <w:rPr>
            <w:color w:val="0000FF"/>
          </w:rPr>
          <w:fldChar w:fldCharType="end"/>
        </w:r>
        <w:r>
          <w:rPr>
            <w:rFonts w:hint="cs"/>
            <w:color w:val="0000FF"/>
            <w:rtl/>
          </w:rPr>
          <w:t xml:space="preserve"> , </w:t>
        </w:r>
        <w:r w:rsidRPr="00561E21">
          <w:rPr>
            <w:color w:val="0000FF"/>
          </w:rPr>
          <w:t>http://draw.io</w:t>
        </w:r>
      </w:ins>
    </w:p>
    <w:p w14:paraId="7F410452" w14:textId="77777777" w:rsidR="00DE2469" w:rsidRDefault="00DE2469" w:rsidP="00DE2469">
      <w:pPr>
        <w:rPr>
          <w:b/>
          <w:bCs/>
          <w:color w:val="0000FF"/>
          <w:rtl/>
        </w:rPr>
      </w:pPr>
      <w:r>
        <w:rPr>
          <w:rFonts w:hint="cs"/>
          <w:b/>
          <w:bCs/>
          <w:color w:val="0000FF"/>
          <w:rtl/>
        </w:rPr>
        <w:t>דוגמא:</w:t>
      </w:r>
    </w:p>
    <w:p w14:paraId="7C4FB67F" w14:textId="77777777" w:rsidR="00DE2469" w:rsidRDefault="0064528A" w:rsidP="00DE2469">
      <w:pPr>
        <w:jc w:val="center"/>
        <w:rPr>
          <w:rFonts w:cs="Times New Roman"/>
          <w:noProof/>
          <w:sz w:val="24"/>
        </w:rPr>
      </w:pPr>
      <w:r>
        <w:rPr>
          <w:noProof/>
        </w:rPr>
        <mc:AlternateContent>
          <mc:Choice Requires="wps">
            <w:drawing>
              <wp:anchor distT="0" distB="0" distL="114300" distR="114300" simplePos="0" relativeHeight="251670528" behindDoc="0" locked="0" layoutInCell="1" allowOverlap="1" wp14:anchorId="6775C078" wp14:editId="01648830">
                <wp:simplePos x="0" y="0"/>
                <wp:positionH relativeFrom="column">
                  <wp:posOffset>443230</wp:posOffset>
                </wp:positionH>
                <wp:positionV relativeFrom="paragraph">
                  <wp:posOffset>122555</wp:posOffset>
                </wp:positionV>
                <wp:extent cx="1062355" cy="242570"/>
                <wp:effectExtent l="19050" t="38100" r="42545" b="43180"/>
                <wp:wrapNone/>
                <wp:docPr id="606225668" nam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2355" cy="242570"/>
                        </a:xfrm>
                        <a:prstGeom prst="rightArrow">
                          <a:avLst>
                            <a:gd name="adj1" fmla="val 50000"/>
                            <a:gd name="adj2" fmla="val 109490"/>
                          </a:avLst>
                        </a:prstGeom>
                        <a:solidFill>
                          <a:schemeClr val="accent1">
                            <a:lumMod val="100000"/>
                            <a:lumOff val="0"/>
                          </a:schemeClr>
                        </a:solidFill>
                        <a:ln w="38100">
                          <a:solidFill>
                            <a:schemeClr val="tx1">
                              <a:lumMod val="100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AF00F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 27" o:spid="_x0000_s1026" type="#_x0000_t13" style="position:absolute;margin-left:34.9pt;margin-top:9.65pt;width:83.65pt;height:19.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" fillcolor="#4f81bd [3204]" strokecolor="black [3213]" strokeweight="3pt">
                <v:shadow on="t" color="#243f60 [1604]" opacity=".5" offset="1pt"/>
                <v:path arrowok="t"/>
              </v:shape>
            </w:pict>
          </mc:Fallback>
        </mc:AlternateContent>
      </w:r>
      <w:r>
        <w:rPr>
          <w:noProof/>
        </w:rPr>
        <mc:AlternateContent>
          <mc:Choice Requires="wps">
            <w:drawing>
              <wp:anchor distT="0" distB="0" distL="114300" distR="114300" simplePos="0" relativeHeight="251669504" behindDoc="0" locked="0" layoutInCell="1" allowOverlap="1" wp14:anchorId="2B659A14" wp14:editId="08C93949">
                <wp:simplePos x="0" y="0"/>
                <wp:positionH relativeFrom="column">
                  <wp:posOffset>3761740</wp:posOffset>
                </wp:positionH>
                <wp:positionV relativeFrom="paragraph">
                  <wp:posOffset>3807460</wp:posOffset>
                </wp:positionV>
                <wp:extent cx="1531620" cy="712470"/>
                <wp:effectExtent l="19050" t="38100" r="11430" b="11430"/>
                <wp:wrapNone/>
                <wp:docPr id="46" name="מחבר חץ ישר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31620" cy="7124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7B0765" id="_x0000_t32" coordsize="21600,21600" o:spt="32" o:oned="t" path="m,l21600,21600e" filled="f">
                <v:path arrowok="t" fillok="f" o:connecttype="none"/>
                <o:lock v:ext="edit" shapetype="t"/>
              </v:shapetype>
              <v:shape id="מחבר חץ ישר 46" o:spid="_x0000_s1026" type="#_x0000_t32" style="position:absolute;margin-left:296.2pt;margin-top:299.8pt;width:120.6pt;height:56.1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8480" behindDoc="0" locked="0" layoutInCell="1" allowOverlap="1" wp14:anchorId="73D4CCFA" wp14:editId="2AA76091">
                <wp:simplePos x="0" y="0"/>
                <wp:positionH relativeFrom="column">
                  <wp:posOffset>3979545</wp:posOffset>
                </wp:positionH>
                <wp:positionV relativeFrom="paragraph">
                  <wp:posOffset>4519930</wp:posOffset>
                </wp:positionV>
                <wp:extent cx="1923415" cy="467360"/>
                <wp:effectExtent l="57150" t="38100" r="57785" b="85090"/>
                <wp:wrapSquare wrapText="bothSides"/>
                <wp:docPr id="45" name="מלבן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8356B5E" w14:textId="77777777" w:rsidR="00DE2469" w:rsidRDefault="00DE2469" w:rsidP="00DE2469">
                            <w:pPr>
                              <w:jc w:val="center"/>
                              <w:rPr>
                                <w:b/>
                                <w:bCs/>
                                <w:sz w:val="44"/>
                                <w:szCs w:val="44"/>
                              </w:rPr>
                            </w:pPr>
                            <w:r>
                              <w:rPr>
                                <w:b/>
                                <w:bCs/>
                                <w:sz w:val="44"/>
                                <w:szCs w:val="44"/>
                              </w:rPr>
                              <w:t>Add Admin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4CCFA" id="מלבן 45" o:spid="_x0000_s1026" style="position:absolute;left:0;text-align:left;margin-left:313.35pt;margin-top:355.9pt;width:151.45pt;height:36.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" fillcolor="#a5d5e2 [1624]" strokecolor="#40a7c2 [3048]">
                <v:fill color2="#e4f2f6 [504]" rotate="t" angle="180" colors="0 #9eeaff;22938f #bbefff;1 #e4f9ff" focus="100%" type="gradient"/>
                <v:shadow on="t" color="black" opacity="24903f" origin=",.5" offset="0,.55556mm"/>
                <v:path arrowok="t"/>
                <v:textbox>
                  <w:txbxContent>
                    <w:p w14:paraId="78356B5E" w14:textId="77777777" w:rsidR="00DE2469" w:rsidRDefault="00DE2469" w:rsidP="00DE2469">
                      <w:pPr>
                        <w:jc w:val="center"/>
                        <w:rPr>
                          <w:b/>
                          <w:bCs/>
                          <w:sz w:val="44"/>
                          <w:szCs w:val="44"/>
                        </w:rPr>
                      </w:pPr>
                      <w:r>
                        <w:rPr>
                          <w:b/>
                          <w:bCs/>
                          <w:sz w:val="44"/>
                          <w:szCs w:val="44"/>
                        </w:rPr>
                        <w:t>Add Admin</w:t>
                      </w:r>
                    </w:p>
                  </w:txbxContent>
                </v:textbox>
                <w10:wrap type="square"/>
              </v:rect>
            </w:pict>
          </mc:Fallback>
        </mc:AlternateContent>
      </w:r>
      <w:r>
        <w:rPr>
          <w:noProof/>
        </w:rPr>
        <mc:AlternateContent>
          <mc:Choice Requires="wps">
            <w:drawing>
              <wp:anchor distT="0" distB="0" distL="114299" distR="114299" simplePos="0" relativeHeight="251667456" behindDoc="0" locked="0" layoutInCell="1" allowOverlap="1" wp14:anchorId="45C8793F" wp14:editId="72305EBF">
                <wp:simplePos x="0" y="0"/>
                <wp:positionH relativeFrom="column">
                  <wp:posOffset>2110739</wp:posOffset>
                </wp:positionH>
                <wp:positionV relativeFrom="paragraph">
                  <wp:posOffset>5189220</wp:posOffset>
                </wp:positionV>
                <wp:extent cx="0" cy="612775"/>
                <wp:effectExtent l="95250" t="38100" r="38100" b="0"/>
                <wp:wrapNone/>
                <wp:docPr id="43" name="מחבר חץ ישר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61277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650BDE" id="מחבר חץ ישר 43" o:spid="_x0000_s1026" type="#_x0000_t32" style="position:absolute;margin-left:166.2pt;margin-top:408.6pt;width:0;height:48.25pt;flip:y;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6432" behindDoc="0" locked="0" layoutInCell="1" allowOverlap="1" wp14:anchorId="36E04B6A" wp14:editId="44AFB332">
                <wp:simplePos x="0" y="0"/>
                <wp:positionH relativeFrom="column">
                  <wp:posOffset>1830070</wp:posOffset>
                </wp:positionH>
                <wp:positionV relativeFrom="paragraph">
                  <wp:posOffset>5802630</wp:posOffset>
                </wp:positionV>
                <wp:extent cx="1923415" cy="467360"/>
                <wp:effectExtent l="57150" t="38100" r="57785" b="85090"/>
                <wp:wrapSquare wrapText="bothSides"/>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C179E35" w14:textId="77777777" w:rsidR="00DE2469" w:rsidRDefault="00DE2469" w:rsidP="00DE2469">
                            <w:pPr>
                              <w:jc w:val="center"/>
                              <w:rPr>
                                <w:b/>
                                <w:bCs/>
                                <w:sz w:val="44"/>
                                <w:szCs w:val="44"/>
                              </w:rPr>
                            </w:pPr>
                            <w:r>
                              <w:rPr>
                                <w:b/>
                                <w:bCs/>
                                <w:sz w:val="44"/>
                                <w:szCs w:val="44"/>
                              </w:rPr>
                              <w:t>Edit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04B6A" id="מלבן 42" o:spid="_x0000_s1027" style="position:absolute;left:0;text-align:left;margin-left:144.1pt;margin-top:456.9pt;width:151.45pt;height:3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FpL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1C179E35" w14:textId="77777777" w:rsidR="00DE2469" w:rsidRDefault="00DE2469" w:rsidP="00DE2469">
                      <w:pPr>
                        <w:jc w:val="center"/>
                        <w:rPr>
                          <w:b/>
                          <w:bCs/>
                          <w:sz w:val="44"/>
                          <w:szCs w:val="44"/>
                        </w:rPr>
                      </w:pPr>
                      <w:r>
                        <w:rPr>
                          <w:b/>
                          <w:bCs/>
                          <w:sz w:val="44"/>
                          <w:szCs w:val="44"/>
                        </w:rPr>
                        <w:t>Edit Product</w:t>
                      </w:r>
                    </w:p>
                  </w:txbxContent>
                </v:textbox>
                <w10:wrap type="square"/>
              </v:rect>
            </w:pict>
          </mc:Fallback>
        </mc:AlternateContent>
      </w:r>
      <w:r>
        <w:rPr>
          <w:noProof/>
        </w:rPr>
        <mc:AlternateContent>
          <mc:Choice Requires="wps">
            <w:drawing>
              <wp:anchor distT="0" distB="0" distL="114299" distR="114299" simplePos="0" relativeHeight="251665408" behindDoc="0" locked="0" layoutInCell="1" allowOverlap="1" wp14:anchorId="55BA0011" wp14:editId="237A5351">
                <wp:simplePos x="0" y="0"/>
                <wp:positionH relativeFrom="column">
                  <wp:posOffset>2737484</wp:posOffset>
                </wp:positionH>
                <wp:positionV relativeFrom="paragraph">
                  <wp:posOffset>5186680</wp:posOffset>
                </wp:positionV>
                <wp:extent cx="0" cy="617220"/>
                <wp:effectExtent l="76200" t="0" r="38100" b="30480"/>
                <wp:wrapNone/>
                <wp:docPr id="41" name="מחבר חץ ישר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B9FA0C" id="מחבר חץ ישר 41" o:spid="_x0000_s1026" type="#_x0000_t32" style="position:absolute;margin-left:215.55pt;margin-top:408.4pt;width:0;height:48.6pt;z-index:2516654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4384" behindDoc="0" locked="0" layoutInCell="1" allowOverlap="1" wp14:anchorId="5BA16EDB" wp14:editId="26DB0F36">
                <wp:simplePos x="0" y="0"/>
                <wp:positionH relativeFrom="column">
                  <wp:posOffset>1903730</wp:posOffset>
                </wp:positionH>
                <wp:positionV relativeFrom="paragraph">
                  <wp:posOffset>4724400</wp:posOffset>
                </wp:positionV>
                <wp:extent cx="1923415" cy="467360"/>
                <wp:effectExtent l="57150" t="38100" r="57785" b="85090"/>
                <wp:wrapSquare wrapText="bothSides"/>
                <wp:docPr id="39" name="מלבן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2F210F0" w14:textId="77777777" w:rsidR="00DE2469" w:rsidRDefault="00DE2469" w:rsidP="00DE2469">
                            <w:pPr>
                              <w:jc w:val="center"/>
                              <w:rPr>
                                <w:b/>
                                <w:bCs/>
                                <w:sz w:val="44"/>
                                <w:szCs w:val="44"/>
                              </w:rPr>
                            </w:pPr>
                            <w:r>
                              <w:rPr>
                                <w:b/>
                                <w:bCs/>
                                <w:sz w:val="44"/>
                                <w:szCs w:val="44"/>
                              </w:rPr>
                              <w:t>Edit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16EDB" id="מלבן 39" o:spid="_x0000_s1028" style="position:absolute;left:0;text-align:left;margin-left:149.9pt;margin-top:372pt;width:151.45pt;height:3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XMG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62F210F0" w14:textId="77777777" w:rsidR="00DE2469" w:rsidRDefault="00DE2469" w:rsidP="00DE2469">
                      <w:pPr>
                        <w:jc w:val="center"/>
                        <w:rPr>
                          <w:b/>
                          <w:bCs/>
                          <w:sz w:val="44"/>
                          <w:szCs w:val="44"/>
                        </w:rPr>
                      </w:pPr>
                      <w:r>
                        <w:rPr>
                          <w:b/>
                          <w:bCs/>
                          <w:sz w:val="44"/>
                          <w:szCs w:val="44"/>
                        </w:rPr>
                        <w:t>Edit Products</w:t>
                      </w:r>
                    </w:p>
                  </w:txbxContent>
                </v:textbox>
                <w10:wrap type="square"/>
              </v:rect>
            </w:pict>
          </mc:Fallback>
        </mc:AlternateContent>
      </w:r>
      <w:r>
        <w:rPr>
          <w:noProof/>
        </w:rPr>
        <mc:AlternateContent>
          <mc:Choice Requires="wps">
            <w:drawing>
              <wp:anchor distT="0" distB="0" distL="114300" distR="114300" simplePos="0" relativeHeight="251663360" behindDoc="0" locked="0" layoutInCell="1" allowOverlap="1" wp14:anchorId="5B26A9DD" wp14:editId="3CE35AB7">
                <wp:simplePos x="0" y="0"/>
                <wp:positionH relativeFrom="column">
                  <wp:posOffset>1754505</wp:posOffset>
                </wp:positionH>
                <wp:positionV relativeFrom="paragraph">
                  <wp:posOffset>4116705</wp:posOffset>
                </wp:positionV>
                <wp:extent cx="629285" cy="617220"/>
                <wp:effectExtent l="0" t="38100" r="37465" b="11430"/>
                <wp:wrapNone/>
                <wp:docPr id="37" name="מחבר חץ ישר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9285"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09B74E" id="מחבר חץ ישר 37" o:spid="_x0000_s1026" type="#_x0000_t32" style="position:absolute;margin-left:138.15pt;margin-top:324.15pt;width:49.55pt;height:48.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61312" behindDoc="0" locked="0" layoutInCell="1" allowOverlap="1" wp14:anchorId="754F691C" wp14:editId="791BFEFC">
                <wp:simplePos x="0" y="0"/>
                <wp:positionH relativeFrom="column">
                  <wp:posOffset>-172085</wp:posOffset>
                </wp:positionH>
                <wp:positionV relativeFrom="paragraph">
                  <wp:posOffset>4525010</wp:posOffset>
                </wp:positionV>
                <wp:extent cx="1923415" cy="467360"/>
                <wp:effectExtent l="57150" t="38100" r="57785" b="85090"/>
                <wp:wrapSquare wrapText="bothSides"/>
                <wp:docPr id="34" name="מלבן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53A86D7" w14:textId="77777777" w:rsidR="00DE2469" w:rsidRDefault="00DE2469" w:rsidP="00DE2469">
                            <w:pPr>
                              <w:jc w:val="center"/>
                              <w:rPr>
                                <w:b/>
                                <w:bCs/>
                                <w:sz w:val="44"/>
                                <w:szCs w:val="44"/>
                              </w:rPr>
                            </w:pPr>
                            <w:r>
                              <w:rPr>
                                <w:b/>
                                <w:bCs/>
                                <w:sz w:val="44"/>
                                <w:szCs w:val="44"/>
                              </w:rPr>
                              <w:t>Add Product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F691C" id="מלבן 34" o:spid="_x0000_s1029" style="position:absolute;left:0;text-align:left;margin-left:-13.55pt;margin-top:356.3pt;width:151.45pt;height:3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7uL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153A86D7" w14:textId="77777777" w:rsidR="00DE2469" w:rsidRDefault="00DE2469" w:rsidP="00DE2469">
                      <w:pPr>
                        <w:jc w:val="center"/>
                        <w:rPr>
                          <w:b/>
                          <w:bCs/>
                          <w:sz w:val="44"/>
                          <w:szCs w:val="44"/>
                        </w:rPr>
                      </w:pPr>
                      <w:r>
                        <w:rPr>
                          <w:b/>
                          <w:bCs/>
                          <w:sz w:val="44"/>
                          <w:szCs w:val="44"/>
                        </w:rPr>
                        <w:t>Add Product</w:t>
                      </w:r>
                    </w:p>
                  </w:txbxContent>
                </v:textbox>
                <w10:wrap type="square"/>
              </v:rect>
            </w:pict>
          </mc:Fallback>
        </mc:AlternateContent>
      </w:r>
      <w:r>
        <w:rPr>
          <w:noProof/>
        </w:rPr>
        <mc:AlternateContent>
          <mc:Choice Requires="wps">
            <w:drawing>
              <wp:anchor distT="0" distB="0" distL="114300" distR="114300" simplePos="0" relativeHeight="251662336" behindDoc="0" locked="0" layoutInCell="1" allowOverlap="1" wp14:anchorId="0280519C" wp14:editId="421207F3">
                <wp:simplePos x="0" y="0"/>
                <wp:positionH relativeFrom="column">
                  <wp:posOffset>1184275</wp:posOffset>
                </wp:positionH>
                <wp:positionV relativeFrom="paragraph">
                  <wp:posOffset>4116705</wp:posOffset>
                </wp:positionV>
                <wp:extent cx="641985" cy="403225"/>
                <wp:effectExtent l="38100" t="0" r="5715" b="34925"/>
                <wp:wrapNone/>
                <wp:docPr id="35" name="מחבר חץ ישר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41985" cy="4032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BA9A56" id="מחבר חץ ישר 35" o:spid="_x0000_s1026" type="#_x0000_t32" style="position:absolute;margin-left:93.25pt;margin-top:324.15pt;width:50.55pt;height:31.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" strokecolor="black [3213]" strokeweight="1.5pt">
                <v:stroke endarrow="open"/>
                <o:lock v:ext="edit" shapetype="f"/>
              </v:shape>
            </w:pict>
          </mc:Fallback>
        </mc:AlternateContent>
      </w:r>
      <w:r>
        <w:rPr>
          <w:noProof/>
        </w:rPr>
        <mc:AlternateContent>
          <mc:Choice Requires="wps">
            <w:drawing>
              <wp:anchor distT="0" distB="0" distL="114299" distR="114299" simplePos="0" relativeHeight="251660288" behindDoc="0" locked="0" layoutInCell="1" allowOverlap="1" wp14:anchorId="0FC779A8" wp14:editId="48C7DF9A">
                <wp:simplePos x="0" y="0"/>
                <wp:positionH relativeFrom="column">
                  <wp:posOffset>-917576</wp:posOffset>
                </wp:positionH>
                <wp:positionV relativeFrom="paragraph">
                  <wp:posOffset>363220</wp:posOffset>
                </wp:positionV>
                <wp:extent cx="0" cy="3562350"/>
                <wp:effectExtent l="0" t="0" r="19050" b="0"/>
                <wp:wrapNone/>
                <wp:docPr id="31" name="מחבר חץ ישר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562350"/>
                        </a:xfrm>
                        <a:prstGeom prst="straightConnector1">
                          <a:avLst/>
                        </a:prstGeom>
                        <a:ln w="1905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C6B7B" id="מחבר חץ ישר 31" o:spid="_x0000_s1026" type="#_x0000_t32" style="position:absolute;margin-left:-72.25pt;margin-top:28.6pt;width:0;height:280.5pt;flip:y;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" strokecolor="black [3213]" strokeweight="1.5pt">
                <o:lock v:ext="edit" shapetype="f"/>
              </v:shape>
            </w:pict>
          </mc:Fallback>
        </mc:AlternateContent>
      </w:r>
      <w:r>
        <w:rPr>
          <w:noProof/>
        </w:rPr>
        <mc:AlternateContent>
          <mc:Choice Requires="wps">
            <w:drawing>
              <wp:anchor distT="0" distB="0" distL="114299" distR="114299" simplePos="0" relativeHeight="251658240" behindDoc="0" locked="0" layoutInCell="1" allowOverlap="1" wp14:anchorId="7292ED69" wp14:editId="36D9E71F">
                <wp:simplePos x="0" y="0"/>
                <wp:positionH relativeFrom="column">
                  <wp:posOffset>2775584</wp:posOffset>
                </wp:positionH>
                <wp:positionV relativeFrom="paragraph">
                  <wp:posOffset>4116070</wp:posOffset>
                </wp:positionV>
                <wp:extent cx="0" cy="617220"/>
                <wp:effectExtent l="76200" t="0" r="38100" b="30480"/>
                <wp:wrapNone/>
                <wp:docPr id="27" name="מחבר חץ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72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1A8229" id="מחבר חץ ישר 27" o:spid="_x0000_s1026" type="#_x0000_t32" style="position:absolute;margin-left:218.55pt;margin-top:324.1pt;width:0;height:48.6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9264" behindDoc="0" locked="0" layoutInCell="1" allowOverlap="1" wp14:anchorId="09AABBA6" wp14:editId="6084515F">
                <wp:simplePos x="0" y="0"/>
                <wp:positionH relativeFrom="column">
                  <wp:posOffset>3761740</wp:posOffset>
                </wp:positionH>
                <wp:positionV relativeFrom="paragraph">
                  <wp:posOffset>4116705</wp:posOffset>
                </wp:positionV>
                <wp:extent cx="807720" cy="403860"/>
                <wp:effectExtent l="0" t="0" r="49530" b="34290"/>
                <wp:wrapNone/>
                <wp:docPr id="28" name="מחבר חץ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7720" cy="40386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0E053" id="מחבר חץ ישר 28" o:spid="_x0000_s1026" type="#_x0000_t32" style="position:absolute;margin-left:296.2pt;margin-top:324.15pt;width:63.6pt;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7216" behindDoc="0" locked="0" layoutInCell="1" allowOverlap="1" wp14:anchorId="75ED955C" wp14:editId="4F32A3CB">
                <wp:simplePos x="0" y="0"/>
                <wp:positionH relativeFrom="column">
                  <wp:posOffset>1835785</wp:posOffset>
                </wp:positionH>
                <wp:positionV relativeFrom="paragraph">
                  <wp:posOffset>3650615</wp:posOffset>
                </wp:positionV>
                <wp:extent cx="1923415" cy="467360"/>
                <wp:effectExtent l="57150" t="38100" r="57785" b="85090"/>
                <wp:wrapSquare wrapText="bothSides"/>
                <wp:docPr id="25" name="מלבן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2009ABB" w14:textId="77777777" w:rsidR="00DE2469" w:rsidRDefault="00DE2469" w:rsidP="00DE2469">
                            <w:pPr>
                              <w:jc w:val="center"/>
                              <w:rPr>
                                <w:b/>
                                <w:bCs/>
                                <w:sz w:val="44"/>
                                <w:szCs w:val="44"/>
                              </w:rPr>
                            </w:pPr>
                            <w:r>
                              <w:rPr>
                                <w:b/>
                                <w:bCs/>
                                <w:sz w:val="44"/>
                                <w:szCs w:val="44"/>
                              </w:rPr>
                              <w:t>Admin Panel</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D955C" id="מלבן 25" o:spid="_x0000_s1030" style="position:absolute;left:0;text-align:left;margin-left:144.55pt;margin-top:287.45pt;width:151.45pt;height:36.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Cc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02009ABB" w14:textId="77777777" w:rsidR="00DE2469" w:rsidRDefault="00DE2469" w:rsidP="00DE2469">
                      <w:pPr>
                        <w:jc w:val="center"/>
                        <w:rPr>
                          <w:b/>
                          <w:bCs/>
                          <w:sz w:val="44"/>
                          <w:szCs w:val="44"/>
                        </w:rPr>
                      </w:pPr>
                      <w:r>
                        <w:rPr>
                          <w:b/>
                          <w:bCs/>
                          <w:sz w:val="44"/>
                          <w:szCs w:val="44"/>
                        </w:rPr>
                        <w:t>Admin Panel</w:t>
                      </w:r>
                    </w:p>
                  </w:txbxContent>
                </v:textbox>
                <w10:wrap type="square"/>
              </v:rect>
            </w:pict>
          </mc:Fallback>
        </mc:AlternateContent>
      </w:r>
      <w:r>
        <w:rPr>
          <w:noProof/>
        </w:rPr>
        <mc:AlternateContent>
          <mc:Choice Requires="wps">
            <w:drawing>
              <wp:anchor distT="0" distB="0" distL="114299" distR="114299" simplePos="0" relativeHeight="251656192" behindDoc="0" locked="0" layoutInCell="1" allowOverlap="1" wp14:anchorId="3687E442" wp14:editId="64C28D5E">
                <wp:simplePos x="0" y="0"/>
                <wp:positionH relativeFrom="column">
                  <wp:posOffset>2775584</wp:posOffset>
                </wp:positionH>
                <wp:positionV relativeFrom="paragraph">
                  <wp:posOffset>3130550</wp:posOffset>
                </wp:positionV>
                <wp:extent cx="0" cy="521970"/>
                <wp:effectExtent l="76200" t="0" r="38100" b="30480"/>
                <wp:wrapNone/>
                <wp:docPr id="24" name="מחבר חץ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65751" id="מחבר חץ ישר 24" o:spid="_x0000_s1026" type="#_x0000_t32" style="position:absolute;margin-left:218.55pt;margin-top:246.5pt;width:0;height:41.1pt;z-index:2516561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5168" behindDoc="0" locked="0" layoutInCell="1" allowOverlap="1" wp14:anchorId="164C78F1" wp14:editId="16B63B33">
                <wp:simplePos x="0" y="0"/>
                <wp:positionH relativeFrom="column">
                  <wp:posOffset>1837690</wp:posOffset>
                </wp:positionH>
                <wp:positionV relativeFrom="paragraph">
                  <wp:posOffset>2667635</wp:posOffset>
                </wp:positionV>
                <wp:extent cx="1923415" cy="467360"/>
                <wp:effectExtent l="57150" t="38100" r="57785" b="85090"/>
                <wp:wrapSquare wrapText="bothSides"/>
                <wp:docPr id="23" name="מלבן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341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088614B" w14:textId="77777777" w:rsidR="00DE2469" w:rsidRDefault="00DE2469" w:rsidP="00DE2469">
                            <w:pPr>
                              <w:jc w:val="center"/>
                              <w:rPr>
                                <w:b/>
                                <w:bCs/>
                                <w:sz w:val="44"/>
                                <w:szCs w:val="44"/>
                              </w:rPr>
                            </w:pPr>
                            <w:r>
                              <w:rPr>
                                <w:b/>
                                <w:bCs/>
                                <w:sz w:val="44"/>
                                <w:szCs w:val="44"/>
                              </w:rPr>
                              <w:t>Admin Login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C78F1" id="מלבן 23" o:spid="_x0000_s1031" style="position:absolute;left:0;text-align:left;margin-left:144.7pt;margin-top:210.05pt;width:151.45pt;height:36.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7088614B" w14:textId="77777777" w:rsidR="00DE2469" w:rsidRDefault="00DE2469" w:rsidP="00DE2469">
                      <w:pPr>
                        <w:jc w:val="center"/>
                        <w:rPr>
                          <w:b/>
                          <w:bCs/>
                          <w:sz w:val="44"/>
                          <w:szCs w:val="44"/>
                        </w:rPr>
                      </w:pPr>
                      <w:r>
                        <w:rPr>
                          <w:b/>
                          <w:bCs/>
                          <w:sz w:val="44"/>
                          <w:szCs w:val="44"/>
                        </w:rPr>
                        <w:t>Admin Login</w:t>
                      </w:r>
                    </w:p>
                  </w:txbxContent>
                </v:textbox>
                <w10:wrap type="square"/>
              </v:rect>
            </w:pict>
          </mc:Fallback>
        </mc:AlternateContent>
      </w:r>
      <w:r>
        <w:rPr>
          <w:noProof/>
        </w:rPr>
        <mc:AlternateContent>
          <mc:Choice Requires="wps">
            <w:drawing>
              <wp:anchor distT="0" distB="0" distL="114300" distR="114300" simplePos="0" relativeHeight="251654144" behindDoc="0" locked="0" layoutInCell="1" allowOverlap="1" wp14:anchorId="0EC87B8A" wp14:editId="6809C427">
                <wp:simplePos x="0" y="0"/>
                <wp:positionH relativeFrom="column">
                  <wp:posOffset>2918460</wp:posOffset>
                </wp:positionH>
                <wp:positionV relativeFrom="paragraph">
                  <wp:posOffset>2145030</wp:posOffset>
                </wp:positionV>
                <wp:extent cx="1294130" cy="521970"/>
                <wp:effectExtent l="38100" t="0" r="1270" b="49530"/>
                <wp:wrapNone/>
                <wp:docPr id="22" name="מחבר חץ ישר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9413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7CB9E" id="מחבר חץ ישר 22" o:spid="_x0000_s1026" type="#_x0000_t32" style="position:absolute;margin-left:229.8pt;margin-top:168.9pt;width:101.9pt;height:41.1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0048" behindDoc="0" locked="0" layoutInCell="1" allowOverlap="1" wp14:anchorId="3C380346" wp14:editId="59B707F3">
                <wp:simplePos x="0" y="0"/>
                <wp:positionH relativeFrom="column">
                  <wp:posOffset>-846455</wp:posOffset>
                </wp:positionH>
                <wp:positionV relativeFrom="paragraph">
                  <wp:posOffset>897890</wp:posOffset>
                </wp:positionV>
                <wp:extent cx="2030095" cy="467360"/>
                <wp:effectExtent l="57150" t="38100" r="65405" b="85090"/>
                <wp:wrapSquare wrapText="bothSides"/>
                <wp:docPr id="17" name="מלבן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009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3ABB68B" w14:textId="77777777" w:rsidR="00DE2469" w:rsidRDefault="00DE2469" w:rsidP="00DE2469">
                            <w:pPr>
                              <w:jc w:val="center"/>
                              <w:rPr>
                                <w:b/>
                                <w:bCs/>
                                <w:sz w:val="44"/>
                                <w:szCs w:val="44"/>
                              </w:rPr>
                            </w:pPr>
                            <w:r>
                              <w:rPr>
                                <w:b/>
                                <w:bCs/>
                                <w:sz w:val="44"/>
                                <w:szCs w:val="44"/>
                              </w:rPr>
                              <w:t>Shopping Cart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80346" id="מלבן 17" o:spid="_x0000_s1032" style="position:absolute;left:0;text-align:left;margin-left:-66.65pt;margin-top:70.7pt;width:159.85pt;height:36.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" fillcolor="#a5d5e2 [1624]" strokecolor="#40a7c2 [3048]">
                <v:fill color2="#e4f2f6 [504]" rotate="t" angle="180" colors="0 #9eeaff;22938f #bbefff;1 #e4f9ff" focus="100%" type="gradient"/>
                <v:shadow on="t" color="black" opacity="24903f" origin=",.5" offset="0,.55556mm"/>
                <v:path arrowok="t"/>
                <v:textbox>
                  <w:txbxContent>
                    <w:p w14:paraId="73ABB68B" w14:textId="77777777" w:rsidR="00DE2469" w:rsidRDefault="00DE2469" w:rsidP="00DE2469">
                      <w:pPr>
                        <w:jc w:val="center"/>
                        <w:rPr>
                          <w:b/>
                          <w:bCs/>
                          <w:sz w:val="44"/>
                          <w:szCs w:val="44"/>
                        </w:rPr>
                      </w:pPr>
                      <w:r>
                        <w:rPr>
                          <w:b/>
                          <w:bCs/>
                          <w:sz w:val="44"/>
                          <w:szCs w:val="44"/>
                        </w:rPr>
                        <w:t>Shopping Cart</w:t>
                      </w:r>
                    </w:p>
                  </w:txbxContent>
                </v:textbox>
                <w10:wrap type="square"/>
              </v:rect>
            </w:pict>
          </mc:Fallback>
        </mc:AlternateContent>
      </w:r>
      <w:r>
        <w:rPr>
          <w:noProof/>
        </w:rPr>
        <mc:AlternateContent>
          <mc:Choice Requires="wps">
            <w:drawing>
              <wp:anchor distT="0" distB="0" distL="114300" distR="114300" simplePos="0" relativeHeight="251648000" behindDoc="0" locked="0" layoutInCell="1" allowOverlap="1" wp14:anchorId="4BE2595D" wp14:editId="5DB8D1D0">
                <wp:simplePos x="0" y="0"/>
                <wp:positionH relativeFrom="column">
                  <wp:posOffset>3429000</wp:posOffset>
                </wp:positionH>
                <wp:positionV relativeFrom="paragraph">
                  <wp:posOffset>529590</wp:posOffset>
                </wp:positionV>
                <wp:extent cx="1864360" cy="1139825"/>
                <wp:effectExtent l="0" t="0" r="40640" b="41275"/>
                <wp:wrapNone/>
                <wp:docPr id="15" name="מחבר חץ ישר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4360" cy="113982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4EFB85" id="מחבר חץ ישר 15" o:spid="_x0000_s1026" type="#_x0000_t32" style="position:absolute;margin-left:270pt;margin-top:41.7pt;width:146.8pt;height:89.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3120" behindDoc="0" locked="0" layoutInCell="1" allowOverlap="1" wp14:anchorId="458B22D2" wp14:editId="1655FEEB">
                <wp:simplePos x="0" y="0"/>
                <wp:positionH relativeFrom="column">
                  <wp:posOffset>3756025</wp:posOffset>
                </wp:positionH>
                <wp:positionV relativeFrom="paragraph">
                  <wp:posOffset>1668145</wp:posOffset>
                </wp:positionV>
                <wp:extent cx="2374900" cy="467360"/>
                <wp:effectExtent l="57150" t="38100" r="63500" b="85090"/>
                <wp:wrapSquare wrapText="bothSides"/>
                <wp:docPr id="20" name="מלבן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9061DA5" w14:textId="77777777" w:rsidR="00DE2469" w:rsidRDefault="00DE2469" w:rsidP="00DE2469">
                            <w:pPr>
                              <w:jc w:val="center"/>
                              <w:rPr>
                                <w:b/>
                                <w:bCs/>
                                <w:sz w:val="44"/>
                                <w:szCs w:val="44"/>
                              </w:rPr>
                            </w:pPr>
                            <w:r>
                              <w:rPr>
                                <w:b/>
                                <w:bCs/>
                                <w:sz w:val="44"/>
                                <w:szCs w:val="44"/>
                              </w:rPr>
                              <w:t>Manage Store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B22D2" id="מלבן 20" o:spid="_x0000_s1033" style="position:absolute;left:0;text-align:left;margin-left:295.75pt;margin-top:131.35pt;width:187pt;height:36.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" fillcolor="#a5d5e2 [1624]" strokecolor="#40a7c2 [3048]">
                <v:fill color2="#e4f2f6 [504]" rotate="t" angle="180" colors="0 #9eeaff;22938f #bbefff;1 #e4f9ff" focus="100%" type="gradient"/>
                <v:shadow on="t" color="black" opacity="24903f" origin=",.5" offset="0,.55556mm"/>
                <v:path arrowok="t"/>
                <v:textbox>
                  <w:txbxContent>
                    <w:p w14:paraId="59061DA5" w14:textId="77777777" w:rsidR="00DE2469" w:rsidRDefault="00DE2469" w:rsidP="00DE2469">
                      <w:pPr>
                        <w:jc w:val="center"/>
                        <w:rPr>
                          <w:b/>
                          <w:bCs/>
                          <w:sz w:val="44"/>
                          <w:szCs w:val="44"/>
                        </w:rPr>
                      </w:pPr>
                      <w:r>
                        <w:rPr>
                          <w:b/>
                          <w:bCs/>
                          <w:sz w:val="44"/>
                          <w:szCs w:val="44"/>
                        </w:rPr>
                        <w:t>Manage Store</w:t>
                      </w:r>
                    </w:p>
                  </w:txbxContent>
                </v:textbox>
                <w10:wrap type="square"/>
              </v:rect>
            </w:pict>
          </mc:Fallback>
        </mc:AlternateContent>
      </w:r>
      <w:r>
        <w:rPr>
          <w:noProof/>
        </w:rPr>
        <mc:AlternateContent>
          <mc:Choice Requires="wps">
            <w:drawing>
              <wp:anchor distT="0" distB="0" distL="114300" distR="114300" simplePos="0" relativeHeight="251646976" behindDoc="0" locked="0" layoutInCell="1" allowOverlap="1" wp14:anchorId="05C3AA8F" wp14:editId="7C21357D">
                <wp:simplePos x="0" y="0"/>
                <wp:positionH relativeFrom="column">
                  <wp:posOffset>1682750</wp:posOffset>
                </wp:positionH>
                <wp:positionV relativeFrom="paragraph">
                  <wp:posOffset>529590</wp:posOffset>
                </wp:positionV>
                <wp:extent cx="927735" cy="1092200"/>
                <wp:effectExtent l="38100" t="0" r="5715" b="31750"/>
                <wp:wrapNone/>
                <wp:docPr id="14" name="מחבר חץ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27735" cy="10922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1C955" id="מחבר חץ ישר 14" o:spid="_x0000_s1026" type="#_x0000_t32" style="position:absolute;margin-left:132.5pt;margin-top:41.7pt;width:73.05pt;height:86p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51072" behindDoc="0" locked="0" layoutInCell="1" allowOverlap="1" wp14:anchorId="3E72E260" wp14:editId="210DFE7D">
                <wp:simplePos x="0" y="0"/>
                <wp:positionH relativeFrom="column">
                  <wp:posOffset>363855</wp:posOffset>
                </wp:positionH>
                <wp:positionV relativeFrom="paragraph">
                  <wp:posOffset>1621155</wp:posOffset>
                </wp:positionV>
                <wp:extent cx="2374900" cy="467360"/>
                <wp:effectExtent l="57150" t="38100" r="63500" b="85090"/>
                <wp:wrapSquare wrapText="bothSides"/>
                <wp:docPr id="18" name="מלבן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7BF177F" w14:textId="77777777" w:rsidR="00DE2469" w:rsidRDefault="00DE2469" w:rsidP="00DE2469">
                            <w:pPr>
                              <w:jc w:val="center"/>
                              <w:rPr>
                                <w:b/>
                                <w:bCs/>
                                <w:sz w:val="44"/>
                                <w:szCs w:val="44"/>
                              </w:rPr>
                            </w:pPr>
                            <w:r>
                              <w:rPr>
                                <w:b/>
                                <w:bCs/>
                                <w:sz w:val="44"/>
                                <w:szCs w:val="44"/>
                              </w:rPr>
                              <w:t>Available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2E260" id="מלבן 18" o:spid="_x0000_s1034" style="position:absolute;left:0;text-align:left;margin-left:28.65pt;margin-top:127.65pt;width:187pt;height:3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" fillcolor="#a5d5e2 [1624]" strokecolor="#40a7c2 [3048]">
                <v:fill color2="#e4f2f6 [504]" rotate="t" angle="180" colors="0 #9eeaff;22938f #bbefff;1 #e4f9ff" focus="100%" type="gradient"/>
                <v:shadow on="t" color="black" opacity="24903f" origin=",.5" offset="0,.55556mm"/>
                <v:path arrowok="t"/>
                <v:textbox>
                  <w:txbxContent>
                    <w:p w14:paraId="17BF177F" w14:textId="77777777" w:rsidR="00DE2469" w:rsidRDefault="00DE2469" w:rsidP="00DE2469">
                      <w:pPr>
                        <w:jc w:val="center"/>
                        <w:rPr>
                          <w:b/>
                          <w:bCs/>
                          <w:sz w:val="44"/>
                          <w:szCs w:val="44"/>
                        </w:rPr>
                      </w:pPr>
                      <w:r>
                        <w:rPr>
                          <w:b/>
                          <w:bCs/>
                          <w:sz w:val="44"/>
                          <w:szCs w:val="44"/>
                        </w:rPr>
                        <w:t>Available Products</w:t>
                      </w:r>
                    </w:p>
                  </w:txbxContent>
                </v:textbox>
                <w10:wrap type="square"/>
              </v:rect>
            </w:pict>
          </mc:Fallback>
        </mc:AlternateContent>
      </w:r>
      <w:r>
        <w:rPr>
          <w:noProof/>
        </w:rPr>
        <mc:AlternateContent>
          <mc:Choice Requires="wps">
            <w:drawing>
              <wp:anchor distT="0" distB="0" distL="114300" distR="114300" simplePos="0" relativeHeight="251652096" behindDoc="0" locked="0" layoutInCell="1" allowOverlap="1" wp14:anchorId="58636014" wp14:editId="30E8C17A">
                <wp:simplePos x="0" y="0"/>
                <wp:positionH relativeFrom="column">
                  <wp:posOffset>2475865</wp:posOffset>
                </wp:positionH>
                <wp:positionV relativeFrom="paragraph">
                  <wp:posOffset>1048385</wp:posOffset>
                </wp:positionV>
                <wp:extent cx="2374900" cy="467360"/>
                <wp:effectExtent l="57150" t="38100" r="63500" b="85090"/>
                <wp:wrapSquare wrapText="bothSides"/>
                <wp:docPr id="19" name="מלבן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D2F39AF" w14:textId="77777777" w:rsidR="00DE2469" w:rsidRDefault="00DE2469" w:rsidP="00DE2469">
                            <w:pPr>
                              <w:jc w:val="center"/>
                              <w:rPr>
                                <w:b/>
                                <w:bCs/>
                                <w:sz w:val="44"/>
                                <w:szCs w:val="44"/>
                              </w:rPr>
                            </w:pPr>
                            <w:r>
                              <w:rPr>
                                <w:b/>
                                <w:bCs/>
                                <w:sz w:val="44"/>
                                <w:szCs w:val="44"/>
                              </w:rPr>
                              <w:t>Search Products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636014" id="מלבן 19" o:spid="_x0000_s1035" style="position:absolute;left:0;text-align:left;margin-left:194.95pt;margin-top:82.55pt;width:187pt;height:36.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" fillcolor="#a5d5e2 [1624]" strokecolor="#40a7c2 [3048]">
                <v:fill color2="#e4f2f6 [504]" rotate="t" angle="180" colors="0 #9eeaff;22938f #bbefff;1 #e4f9ff" focus="100%" type="gradient"/>
                <v:shadow on="t" color="black" opacity="24903f" origin=",.5" offset="0,.55556mm"/>
                <v:path arrowok="t"/>
                <v:textbox>
                  <w:txbxContent>
                    <w:p w14:paraId="0D2F39AF" w14:textId="77777777" w:rsidR="00DE2469" w:rsidRDefault="00DE2469" w:rsidP="00DE2469">
                      <w:pPr>
                        <w:jc w:val="center"/>
                        <w:rPr>
                          <w:b/>
                          <w:bCs/>
                          <w:sz w:val="44"/>
                          <w:szCs w:val="44"/>
                        </w:rPr>
                      </w:pPr>
                      <w:r>
                        <w:rPr>
                          <w:b/>
                          <w:bCs/>
                          <w:sz w:val="44"/>
                          <w:szCs w:val="44"/>
                        </w:rPr>
                        <w:t>Search Products</w:t>
                      </w:r>
                    </w:p>
                  </w:txbxContent>
                </v:textbox>
                <w10:wrap type="square"/>
              </v:rect>
            </w:pict>
          </mc:Fallback>
        </mc:AlternateContent>
      </w:r>
      <w:r>
        <w:rPr>
          <w:noProof/>
        </w:rPr>
        <mc:AlternateContent>
          <mc:Choice Requires="wps">
            <w:drawing>
              <wp:anchor distT="0" distB="0" distL="114300" distR="114300" simplePos="0" relativeHeight="251649024" behindDoc="0" locked="0" layoutInCell="1" allowOverlap="1" wp14:anchorId="7769CBFC" wp14:editId="6C532468">
                <wp:simplePos x="0" y="0"/>
                <wp:positionH relativeFrom="column">
                  <wp:posOffset>2740025</wp:posOffset>
                </wp:positionH>
                <wp:positionV relativeFrom="paragraph">
                  <wp:posOffset>529590</wp:posOffset>
                </wp:positionV>
                <wp:extent cx="344170" cy="521970"/>
                <wp:effectExtent l="0" t="0" r="55880" b="30480"/>
                <wp:wrapNone/>
                <wp:docPr id="16" name="מחבר חץ ישר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44170" cy="52197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D0398" id="מחבר חץ ישר 16" o:spid="_x0000_s1026" type="#_x0000_t32" style="position:absolute;margin-left:215.75pt;margin-top:41.7pt;width:27.1pt;height:41.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" strokecolor="black [3213]" strokeweight="1.5pt">
                <v:stroke endarrow="open"/>
                <o:lock v:ext="edit" shapetype="f"/>
              </v:shape>
            </w:pict>
          </mc:Fallback>
        </mc:AlternateContent>
      </w:r>
      <w:r>
        <w:rPr>
          <w:noProof/>
        </w:rPr>
        <mc:AlternateContent>
          <mc:Choice Requires="wps">
            <w:drawing>
              <wp:anchor distT="0" distB="0" distL="114300" distR="114300" simplePos="0" relativeHeight="251645952" behindDoc="0" locked="0" layoutInCell="1" allowOverlap="1" wp14:anchorId="30C371E4" wp14:editId="4CA8A7BC">
                <wp:simplePos x="0" y="0"/>
                <wp:positionH relativeFrom="column">
                  <wp:posOffset>293370</wp:posOffset>
                </wp:positionH>
                <wp:positionV relativeFrom="paragraph">
                  <wp:posOffset>529590</wp:posOffset>
                </wp:positionV>
                <wp:extent cx="1461770" cy="367665"/>
                <wp:effectExtent l="19050" t="0" r="5080" b="70485"/>
                <wp:wrapNone/>
                <wp:docPr id="21" name="מחבר חץ ישר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61770" cy="367665"/>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6C880" id="מחבר חץ ישר 21" o:spid="_x0000_s1026" type="#_x0000_t32" style="position:absolute;margin-left:23.1pt;margin-top:41.7pt;width:115.1pt;height:28.95pt;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" strokecolor="black [3213]" strokeweight="1.5pt">
                <v:stroke endarrow="open"/>
                <o:lock v:ext="edit" shapetype="f"/>
              </v:shape>
            </w:pict>
          </mc:Fallback>
        </mc:AlternateContent>
      </w:r>
      <w:r w:rsidR="00DE2469">
        <w:rPr>
          <w:noProof/>
        </w:rPr>
        <w:t xml:space="preserve">   </w:t>
      </w:r>
      <w:r w:rsidR="00DE2469">
        <w:rPr>
          <w:rFonts w:cs="Times New Roman"/>
          <w:noProof/>
          <w:sz w:val="24"/>
        </w:rPr>
        <w:t xml:space="preserve"> </w:t>
      </w:r>
      <w:r>
        <w:rPr>
          <w:noProof/>
        </w:rPr>
        <mc:AlternateContent>
          <mc:Choice Requires="wps">
            <w:drawing>
              <wp:anchor distT="0" distB="0" distL="114300" distR="114300" simplePos="0" relativeHeight="251644928" behindDoc="0" locked="0" layoutInCell="1" allowOverlap="1" wp14:anchorId="54F50EAB" wp14:editId="7D37BE2C">
                <wp:simplePos x="0" y="0"/>
                <wp:positionH relativeFrom="column">
                  <wp:posOffset>1570355</wp:posOffset>
                </wp:positionH>
                <wp:positionV relativeFrom="paragraph">
                  <wp:posOffset>54610</wp:posOffset>
                </wp:positionV>
                <wp:extent cx="1988185" cy="467360"/>
                <wp:effectExtent l="57150" t="38100" r="50165" b="85090"/>
                <wp:wrapSquare wrapText="bothSides"/>
                <wp:docPr id="13" name="מלבן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185" cy="467360"/>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02D2002" w14:textId="77777777" w:rsidR="00DE2469" w:rsidRDefault="00DE2469" w:rsidP="00DE2469">
                            <w:pPr>
                              <w:jc w:val="center"/>
                              <w:rPr>
                                <w:b/>
                                <w:bCs/>
                                <w:sz w:val="44"/>
                                <w:szCs w:val="44"/>
                              </w:rPr>
                            </w:pPr>
                            <w:r>
                              <w:rPr>
                                <w:b/>
                                <w:bCs/>
                                <w:sz w:val="44"/>
                                <w:szCs w:val="44"/>
                              </w:rPr>
                              <w:t>Home Page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50EAB" id="מלבן 13" o:spid="_x0000_s1036" style="position:absolute;left:0;text-align:left;margin-left:123.65pt;margin-top:4.3pt;width:156.55pt;height:36.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" fillcolor="#a5d5e2 [1624]" strokecolor="#40a7c2 [3048]">
                <v:fill color2="#e4f2f6 [504]" rotate="t" angle="180" colors="0 #9eeaff;22938f #bbefff;1 #e4f9ff" focus="100%" type="gradient"/>
                <v:shadow on="t" color="black" opacity="24903f" origin=",.5" offset="0,.55556mm"/>
                <v:path arrowok="t"/>
                <v:textbox>
                  <w:txbxContent>
                    <w:p w14:paraId="002D2002" w14:textId="77777777" w:rsidR="00DE2469" w:rsidRDefault="00DE2469" w:rsidP="00DE2469">
                      <w:pPr>
                        <w:jc w:val="center"/>
                        <w:rPr>
                          <w:b/>
                          <w:bCs/>
                          <w:sz w:val="44"/>
                          <w:szCs w:val="44"/>
                        </w:rPr>
                      </w:pPr>
                      <w:r>
                        <w:rPr>
                          <w:b/>
                          <w:bCs/>
                          <w:sz w:val="44"/>
                          <w:szCs w:val="44"/>
                        </w:rPr>
                        <w:t>Home Page</w:t>
                      </w:r>
                    </w:p>
                  </w:txbxContent>
                </v:textbox>
                <w10:wrap type="square"/>
              </v:rect>
            </w:pict>
          </mc:Fallback>
        </mc:AlternateContent>
      </w:r>
    </w:p>
    <w:p w14:paraId="191917F5" w14:textId="77777777" w:rsidR="00B82CC5" w:rsidRPr="004D38FB" w:rsidRDefault="00B82CC5" w:rsidP="00B82CC5">
      <w:pPr>
        <w:rPr>
          <w:rFonts w:ascii="David" w:hAnsi="David"/>
          <w:rtl/>
        </w:rPr>
      </w:pPr>
    </w:p>
    <w:p w14:paraId="72B8C22E" w14:textId="77777777" w:rsidR="00DE2469" w:rsidRDefault="00DE2469">
      <w:pPr>
        <w:bidi w:val="0"/>
        <w:spacing w:line="240" w:lineRule="auto"/>
        <w:jc w:val="left"/>
        <w:rPr>
          <w:rFonts w:ascii="Arial" w:hAnsi="Arial" w:cs="Narkisim"/>
          <w:b/>
          <w:bCs/>
          <w:i/>
          <w:iCs/>
          <w:sz w:val="40"/>
          <w:szCs w:val="40"/>
          <w:u w:val="single"/>
          <w:rtl/>
        </w:rPr>
      </w:pPr>
      <w:r>
        <w:rPr>
          <w:rtl/>
        </w:rPr>
        <w:br w:type="page"/>
      </w:r>
    </w:p>
    <w:p w14:paraId="34FE570C" w14:textId="77777777" w:rsidR="00B82CC5" w:rsidRPr="00B82CC5" w:rsidRDefault="00B82CC5" w:rsidP="00B82CC5">
      <w:pPr>
        <w:pStyle w:val="Heading2"/>
        <w:rPr>
          <w:rtl/>
        </w:rPr>
      </w:pPr>
      <w:bookmarkStart w:id="23" w:name="_Toc224567513"/>
      <w:r>
        <w:rPr>
          <w:rFonts w:hint="cs"/>
          <w:rtl/>
        </w:rPr>
        <w:lastRenderedPageBreak/>
        <w:t>תיאור המסכים</w:t>
      </w:r>
      <w:bookmarkEnd w:id="23"/>
    </w:p>
    <w:p w14:paraId="1C5E3669" w14:textId="77777777" w:rsidR="00B82CC5" w:rsidRPr="00627A67" w:rsidRDefault="00B82CC5" w:rsidP="00B82CC5">
      <w:pPr>
        <w:rPr>
          <w:rFonts w:ascii="David" w:hAnsi="David"/>
          <w:color w:val="0033CC"/>
          <w:rtl/>
        </w:rPr>
      </w:pPr>
      <w:r w:rsidRPr="00627A67">
        <w:rPr>
          <w:rFonts w:ascii="David" w:hAnsi="David"/>
          <w:color w:val="0033CC"/>
          <w:rtl/>
        </w:rPr>
        <w:t>עבור כל מסך באפליקציה יש לציין:</w:t>
      </w:r>
    </w:p>
    <w:p w14:paraId="655A25D2"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 xml:space="preserve">כותרת/שם/תפקיד המסך </w:t>
      </w:r>
    </w:p>
    <w:p w14:paraId="4E69D4A9"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תיאור המסך – איזה מידע מציג, מה ניתן לבצע בו</w:t>
      </w:r>
    </w:p>
    <w:p w14:paraId="4D103C66"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תמונת המסך</w:t>
      </w:r>
    </w:p>
    <w:p w14:paraId="02E9E934" w14:textId="77777777" w:rsidR="00B82CC5" w:rsidRPr="00627A67" w:rsidRDefault="00B82CC5" w:rsidP="00B82CC5">
      <w:pPr>
        <w:numPr>
          <w:ilvl w:val="0"/>
          <w:numId w:val="11"/>
        </w:numPr>
        <w:spacing w:after="160" w:line="259" w:lineRule="auto"/>
        <w:jc w:val="left"/>
        <w:rPr>
          <w:rFonts w:ascii="David" w:hAnsi="David"/>
          <w:color w:val="0033CC"/>
          <w:rtl/>
        </w:rPr>
      </w:pPr>
      <w:r w:rsidRPr="00627A67">
        <w:rPr>
          <w:rFonts w:ascii="David" w:hAnsi="David"/>
          <w:color w:val="0033CC"/>
          <w:rtl/>
        </w:rPr>
        <w:t xml:space="preserve">עבור כל אלמנט תצוגה (לחצן,תיבת טקסט וכו') יש להסביר </w:t>
      </w:r>
      <w:r>
        <w:rPr>
          <w:rFonts w:ascii="David" w:hAnsi="David" w:hint="cs"/>
          <w:color w:val="0033CC"/>
          <w:rtl/>
        </w:rPr>
        <w:t xml:space="preserve">את </w:t>
      </w:r>
      <w:r w:rsidRPr="00627A67">
        <w:rPr>
          <w:rFonts w:ascii="David" w:hAnsi="David"/>
          <w:color w:val="0033CC"/>
          <w:rtl/>
        </w:rPr>
        <w:t>תפקידם</w:t>
      </w:r>
    </w:p>
    <w:p w14:paraId="62A422B1" w14:textId="77777777" w:rsidR="00B82CC5" w:rsidRPr="00EF5127" w:rsidRDefault="00B82CC5" w:rsidP="00B82CC5">
      <w:pPr>
        <w:spacing w:line="360" w:lineRule="auto"/>
        <w:rPr>
          <w:b/>
          <w:bCs/>
          <w:color w:val="0000FF"/>
          <w:rtl/>
        </w:rPr>
      </w:pPr>
      <w:r>
        <w:rPr>
          <w:rFonts w:hint="cs"/>
          <w:b/>
          <w:bCs/>
          <w:color w:val="0000FF"/>
          <w:rtl/>
        </w:rPr>
        <w:t xml:space="preserve">לא לשכוח </w:t>
      </w:r>
      <w:r>
        <w:rPr>
          <w:b/>
          <w:bCs/>
          <w:color w:val="0000FF"/>
          <w:rtl/>
        </w:rPr>
        <w:t>–</w:t>
      </w:r>
      <w:r>
        <w:rPr>
          <w:rFonts w:hint="cs"/>
          <w:b/>
          <w:bCs/>
          <w:color w:val="0000FF"/>
          <w:rtl/>
        </w:rPr>
        <w:t xml:space="preserve"> יש להתייחס ל</w:t>
      </w:r>
      <w:r w:rsidRPr="00EF5127">
        <w:rPr>
          <w:rFonts w:hint="cs"/>
          <w:b/>
          <w:bCs/>
          <w:color w:val="0000FF"/>
          <w:rtl/>
        </w:rPr>
        <w:t xml:space="preserve">כל תפריט (וכל אופציה בתוכו), כל </w:t>
      </w:r>
      <w:r w:rsidRPr="00EF5127">
        <w:rPr>
          <w:b/>
          <w:bCs/>
          <w:color w:val="0000FF"/>
        </w:rPr>
        <w:t>Dialog</w:t>
      </w:r>
      <w:r w:rsidRPr="00EF5127">
        <w:rPr>
          <w:rFonts w:hint="cs"/>
          <w:b/>
          <w:bCs/>
          <w:color w:val="0000FF"/>
          <w:rtl/>
        </w:rPr>
        <w:t xml:space="preserve"> שנפתח </w:t>
      </w:r>
    </w:p>
    <w:p w14:paraId="4DD3BFFC" w14:textId="77777777" w:rsidR="00B82CC5" w:rsidRPr="0064586C" w:rsidRDefault="00B82CC5" w:rsidP="00B82CC5">
      <w:pPr>
        <w:spacing w:line="360" w:lineRule="auto"/>
        <w:rPr>
          <w:color w:val="0000FF"/>
          <w:rtl/>
        </w:rPr>
      </w:pPr>
      <w:r w:rsidRPr="00EF5127">
        <w:rPr>
          <w:rFonts w:hint="cs"/>
          <w:color w:val="0000FF"/>
          <w:u w:val="single"/>
          <w:rtl/>
        </w:rPr>
        <w:t>הערה:</w:t>
      </w:r>
      <w:r>
        <w:rPr>
          <w:rFonts w:hint="cs"/>
          <w:color w:val="0000FF"/>
          <w:rtl/>
        </w:rPr>
        <w:t xml:space="preserve"> ניתן להניח כי הקורא הוא </w:t>
      </w:r>
      <w:r w:rsidR="004A4709">
        <w:rPr>
          <w:rFonts w:hint="cs"/>
          <w:color w:val="0000FF"/>
          <w:rtl/>
        </w:rPr>
        <w:t>אינטליגנטי</w:t>
      </w:r>
      <w:r>
        <w:rPr>
          <w:rFonts w:hint="cs"/>
          <w:color w:val="0000FF"/>
          <w:rtl/>
        </w:rPr>
        <w:t xml:space="preserve"> מספיק כדי לדעת לקרוא את הכתוב על הכפתורים, לכן יש צורך להרחיב רק לגבי כפתורים/אופציות בתפריט אשר אינם מובנים מאליהם או שבקוד מאחור קורים דברים שאינם טריוויאליים (למשל </w:t>
      </w:r>
      <w:r>
        <w:rPr>
          <w:color w:val="0000FF"/>
          <w:rtl/>
        </w:rPr>
        <w:t>–</w:t>
      </w:r>
      <w:r>
        <w:rPr>
          <w:rFonts w:hint="cs"/>
          <w:color w:val="0000FF"/>
          <w:rtl/>
        </w:rPr>
        <w:t xml:space="preserve"> כאשר בוחרים "המשך משחק" המערכת ממשיכה את המשחק האחרון, בעוד ש"התחל משחק חדש" ימחק את המשחק השמור ויתחיל חדש, אחרי שיפתח </w:t>
      </w:r>
      <w:r>
        <w:rPr>
          <w:color w:val="0000FF"/>
        </w:rPr>
        <w:t>Dialog</w:t>
      </w:r>
      <w:r>
        <w:rPr>
          <w:rFonts w:hint="cs"/>
          <w:color w:val="0000FF"/>
          <w:rtl/>
        </w:rPr>
        <w:t xml:space="preserve"> שמוודא שהמשתמש מבין שזה מה שהולך לקרות).</w:t>
      </w:r>
    </w:p>
    <w:p w14:paraId="4F7915AA" w14:textId="77777777" w:rsidR="00B82CC5" w:rsidRPr="00EF5127" w:rsidRDefault="00B82CC5" w:rsidP="00B82CC5">
      <w:pPr>
        <w:rPr>
          <w:color w:val="0000FF"/>
          <w:rtl/>
        </w:rPr>
      </w:pPr>
      <w:r w:rsidRPr="00E5596F">
        <w:rPr>
          <w:rFonts w:hint="cs"/>
          <w:b/>
          <w:bCs/>
          <w:color w:val="0000FF"/>
          <w:rtl/>
        </w:rPr>
        <w:t>הערה</w:t>
      </w:r>
      <w:r>
        <w:rPr>
          <w:rFonts w:hint="cs"/>
          <w:color w:val="0000FF"/>
          <w:rtl/>
        </w:rPr>
        <w:t xml:space="preserve">: בכל אחד מהמסכים </w:t>
      </w:r>
      <w:r w:rsidRPr="00EF5127">
        <w:rPr>
          <w:rFonts w:hint="cs"/>
          <w:color w:val="0000FF"/>
          <w:rtl/>
        </w:rPr>
        <w:t xml:space="preserve">יש להתייחס </w:t>
      </w:r>
      <w:r>
        <w:rPr>
          <w:rFonts w:hint="cs"/>
          <w:color w:val="0000FF"/>
          <w:rtl/>
        </w:rPr>
        <w:t xml:space="preserve">מפורשות </w:t>
      </w:r>
      <w:r w:rsidRPr="00EF5127">
        <w:rPr>
          <w:rFonts w:hint="cs"/>
          <w:color w:val="0000FF"/>
          <w:rtl/>
        </w:rPr>
        <w:t xml:space="preserve">לדברים שקוראים כחלק ממחזור החיים של </w:t>
      </w:r>
      <w:r w:rsidRPr="00EF5127">
        <w:rPr>
          <w:color w:val="0000FF"/>
        </w:rPr>
        <w:t>Activity</w:t>
      </w:r>
      <w:r w:rsidRPr="00EF5127">
        <w:rPr>
          <w:rFonts w:hint="cs"/>
          <w:color w:val="0000FF"/>
          <w:rtl/>
        </w:rPr>
        <w:t xml:space="preserve"> (למשל </w:t>
      </w:r>
      <w:r w:rsidRPr="00EF5127">
        <w:rPr>
          <w:color w:val="0000FF"/>
          <w:rtl/>
        </w:rPr>
        <w:t>–</w:t>
      </w:r>
      <w:r w:rsidRPr="00EF5127">
        <w:rPr>
          <w:rFonts w:hint="cs"/>
          <w:color w:val="0000FF"/>
          <w:rtl/>
        </w:rPr>
        <w:t xml:space="preserve"> ב-</w:t>
      </w:r>
      <w:r w:rsidRPr="00EF5127">
        <w:rPr>
          <w:color w:val="0000FF"/>
        </w:rPr>
        <w:t>onPause</w:t>
      </w:r>
      <w:r w:rsidRPr="00EF5127">
        <w:rPr>
          <w:rFonts w:hint="cs"/>
          <w:color w:val="0000FF"/>
          <w:rtl/>
        </w:rPr>
        <w:t xml:space="preserve"> שומרים לקובץ את מצב המערכת, ב-</w:t>
      </w:r>
      <w:r w:rsidRPr="00EF5127">
        <w:rPr>
          <w:color w:val="0000FF"/>
        </w:rPr>
        <w:t>onResume</w:t>
      </w:r>
      <w:r w:rsidRPr="00EF5127">
        <w:rPr>
          <w:rFonts w:hint="cs"/>
          <w:color w:val="0000FF"/>
          <w:rtl/>
        </w:rPr>
        <w:t xml:space="preserve"> טוענים אותו חזרה).</w:t>
      </w:r>
    </w:p>
    <w:p w14:paraId="734102E8" w14:textId="77777777" w:rsidR="001B23A6" w:rsidRPr="001B23A6" w:rsidRDefault="00857D67" w:rsidP="001B23A6">
      <w:pPr>
        <w:numPr>
          <w:ilvl w:val="0"/>
          <w:numId w:val="12"/>
        </w:numPr>
        <w:spacing w:after="160" w:line="259" w:lineRule="auto"/>
        <w:jc w:val="left"/>
        <w:rPr>
          <w:rFonts w:ascii="David" w:hAnsi="David"/>
          <w:color w:val="0000FF"/>
          <w:rtl/>
        </w:rPr>
      </w:pPr>
      <w:r w:rsidRPr="000F507D">
        <w:rPr>
          <w:rFonts w:ascii="David" w:hAnsi="David"/>
          <w:color w:val="0000FF"/>
          <w:rtl/>
        </w:rPr>
        <w:t>ההסבר הוא עבור המשתמש. כמו כן יש לציין אם יש מגבלות או אילוצים באילו אלמנטים בחלון / מסך המדובר (מס תווים / חוזק סיסמה, בדיקות קלט, גודל תמונה וכו' )</w:t>
      </w:r>
    </w:p>
    <w:p w14:paraId="20196A8E" w14:textId="77777777" w:rsidR="001B23A6" w:rsidRPr="001B23A6" w:rsidRDefault="001B23A6">
      <w:pPr>
        <w:spacing w:line="360" w:lineRule="auto"/>
        <w:rPr>
          <w:ins w:id="24" w:author="יוסי ירון" w:date="2026-03-16T15:17:00Z" w16du:dateUtc="2026-03-16T13:17:00Z"/>
          <w:color w:val="0000FF"/>
          <w:rtl/>
          <w:rPrChange w:id="25" w:author="יוסי ירון" w:date="2026-03-16T15:18:00Z" w16du:dateUtc="2026-03-16T13:18:00Z">
            <w:rPr>
              <w:ins w:id="26" w:author="יוסי ירון" w:date="2026-03-16T15:17:00Z" w16du:dateUtc="2026-03-16T13:17:00Z"/>
              <w:rtl/>
            </w:rPr>
          </w:rPrChange>
        </w:rPr>
        <w:pPrChange w:id="27" w:author="יוסי ירון" w:date="2026-03-16T15:17:00Z" w16du:dateUtc="2026-03-16T13:17:00Z">
          <w:pPr>
            <w:pStyle w:val="ListParagraph"/>
            <w:numPr>
              <w:numId w:val="12"/>
            </w:numPr>
            <w:tabs>
              <w:tab w:val="num" w:pos="720"/>
            </w:tabs>
            <w:spacing w:line="360" w:lineRule="auto"/>
            <w:ind w:hanging="360"/>
          </w:pPr>
        </w:pPrChange>
      </w:pPr>
      <w:ins w:id="28" w:author="יוסי ירון" w:date="2026-03-16T15:17:00Z" w16du:dateUtc="2026-03-16T13:17:00Z">
        <w:r>
          <w:rPr>
            <w:rFonts w:hint="cs"/>
            <w:color w:val="0000FF"/>
            <w:rtl/>
          </w:rPr>
          <w:t>הערה:</w:t>
        </w:r>
        <w:r>
          <w:rPr>
            <w:color w:val="0000FF"/>
          </w:rPr>
          <w:t xml:space="preserve"> </w:t>
        </w:r>
        <w:r>
          <w:rPr>
            <w:rFonts w:hint="cs"/>
            <w:color w:val="0000FF"/>
            <w:rtl/>
          </w:rPr>
          <w:t xml:space="preserve">ניתן לצרף לכל אחד מהמסכים </w:t>
        </w:r>
        <w:r w:rsidRPr="001B23A6">
          <w:rPr>
            <w:rFonts w:hint="eastAsia"/>
            <w:b/>
            <w:bCs/>
            <w:color w:val="0000FF"/>
            <w:u w:val="single"/>
            <w:rtl/>
            <w:rPrChange w:id="29" w:author="יוסי ירון" w:date="2026-03-16T15:18:00Z" w16du:dateUtc="2026-03-16T13:18:00Z">
              <w:rPr>
                <w:rFonts w:hint="eastAsia"/>
                <w:color w:val="0000FF"/>
                <w:rtl/>
              </w:rPr>
            </w:rPrChange>
          </w:rPr>
          <w:t>גם</w:t>
        </w:r>
        <w:r>
          <w:rPr>
            <w:rFonts w:hint="cs"/>
            <w:color w:val="0000FF"/>
            <w:rtl/>
          </w:rPr>
          <w:t xml:space="preserve"> קישור לסרטון וידאו </w:t>
        </w:r>
      </w:ins>
      <w:ins w:id="30" w:author="יוסי ירון" w:date="2026-03-16T15:18:00Z" w16du:dateUtc="2026-03-16T13:18:00Z">
        <w:r>
          <w:rPr>
            <w:rFonts w:hint="cs"/>
            <w:color w:val="0000FF"/>
            <w:rtl/>
          </w:rPr>
          <w:t xml:space="preserve">המדגים את השימוש בו, אך דבר זה יהיה בנוסף לתיעוד המפורט לעיל </w:t>
        </w:r>
        <w:r w:rsidRPr="001B23A6">
          <w:rPr>
            <w:rFonts w:hint="eastAsia"/>
            <w:color w:val="0000FF"/>
            <w:u w:val="single"/>
            <w:rtl/>
            <w:rPrChange w:id="31" w:author="יוסי ירון" w:date="2026-03-16T15:18:00Z" w16du:dateUtc="2026-03-16T13:18:00Z">
              <w:rPr>
                <w:rFonts w:hint="eastAsia"/>
                <w:color w:val="0000FF"/>
                <w:rtl/>
              </w:rPr>
            </w:rPrChange>
          </w:rPr>
          <w:t>ולא</w:t>
        </w:r>
        <w:r w:rsidRPr="001B23A6">
          <w:rPr>
            <w:color w:val="0000FF"/>
            <w:u w:val="single"/>
            <w:rtl/>
            <w:rPrChange w:id="32" w:author="יוסי ירון" w:date="2026-03-16T15:18:00Z" w16du:dateUtc="2026-03-16T13:18:00Z">
              <w:rPr>
                <w:color w:val="0000FF"/>
                <w:rtl/>
              </w:rPr>
            </w:rPrChange>
          </w:rPr>
          <w:t xml:space="preserve"> במקומו</w:t>
        </w:r>
        <w:r>
          <w:rPr>
            <w:rFonts w:hint="cs"/>
            <w:color w:val="0000FF"/>
            <w:u w:val="single"/>
            <w:rtl/>
          </w:rPr>
          <w:t>.</w:t>
        </w:r>
        <w:r>
          <w:rPr>
            <w:rFonts w:hint="cs"/>
            <w:color w:val="0000FF"/>
            <w:rtl/>
          </w:rPr>
          <w:t xml:space="preserve"> בנוסף יש לוודא כי הקישור הזה נשאר </w:t>
        </w:r>
      </w:ins>
      <w:ins w:id="33" w:author="יוסי ירון" w:date="2026-03-16T15:19:00Z" w16du:dateUtc="2026-03-16T13:19:00Z">
        <w:r>
          <w:rPr>
            <w:rFonts w:hint="cs"/>
            <w:color w:val="0000FF"/>
            <w:rtl/>
          </w:rPr>
          <w:t>בתוקף למשך שנה לפחות מתום שנת הלימודים.</w:t>
        </w:r>
      </w:ins>
    </w:p>
    <w:p w14:paraId="0A198F33" w14:textId="77777777" w:rsidR="001B23A6" w:rsidRDefault="001B23A6">
      <w:pPr>
        <w:rPr>
          <w:ins w:id="34" w:author="יוסי ירון" w:date="2026-03-16T15:17:00Z" w16du:dateUtc="2026-03-16T13:17:00Z"/>
          <w:rtl/>
        </w:rPr>
        <w:pPrChange w:id="35" w:author="יוסי ירון" w:date="2026-03-16T15:17:00Z" w16du:dateUtc="2026-03-16T13:17:00Z">
          <w:pPr>
            <w:pStyle w:val="Heading3"/>
          </w:pPr>
        </w:pPrChange>
      </w:pPr>
    </w:p>
    <w:p w14:paraId="11974131" w14:textId="77777777" w:rsidR="00B82CC5" w:rsidRDefault="00B82CC5" w:rsidP="00B82CC5">
      <w:pPr>
        <w:pStyle w:val="Heading3"/>
        <w:rPr>
          <w:rtl/>
        </w:rPr>
      </w:pPr>
      <w:bookmarkStart w:id="36" w:name="_Toc224567514"/>
      <w:r>
        <w:rPr>
          <w:rFonts w:hint="cs"/>
          <w:rtl/>
        </w:rPr>
        <w:t>מסך פתיחה</w:t>
      </w:r>
      <w:bookmarkEnd w:id="36"/>
    </w:p>
    <w:p w14:paraId="72ACA7F9" w14:textId="77777777" w:rsidR="00B82CC5" w:rsidRPr="0012638B" w:rsidRDefault="00B82CC5" w:rsidP="00B82CC5">
      <w:pPr>
        <w:rPr>
          <w:color w:val="FF0000"/>
          <w:rtl/>
        </w:rPr>
      </w:pPr>
      <w:r w:rsidRPr="0012638B">
        <w:rPr>
          <w:rFonts w:hint="cs"/>
          <w:color w:val="FF0000"/>
          <w:rtl/>
        </w:rPr>
        <w:t>דוגמא: מסך זה מכיל את התפריט הראשי של האפליקציה והוא המסך הראשון שהמשתמש רואה ...</w:t>
      </w:r>
    </w:p>
    <w:p w14:paraId="64B4FDFB" w14:textId="77777777" w:rsidR="00B82CC5" w:rsidRDefault="00B82CC5" w:rsidP="00B82CC5">
      <w:pPr>
        <w:pStyle w:val="Heading4"/>
        <w:rPr>
          <w:rtl/>
        </w:rPr>
      </w:pPr>
      <w:bookmarkStart w:id="37" w:name="_Toc224567515"/>
      <w:r>
        <w:rPr>
          <w:rFonts w:hint="cs"/>
          <w:rtl/>
        </w:rPr>
        <w:t xml:space="preserve">תפריט </w:t>
      </w:r>
      <w:r>
        <w:t>X</w:t>
      </w:r>
      <w:bookmarkEnd w:id="37"/>
    </w:p>
    <w:p w14:paraId="0E807036" w14:textId="77777777" w:rsidR="00B82CC5" w:rsidRPr="00F1236F" w:rsidRDefault="00B82CC5" w:rsidP="00B82CC5">
      <w:pPr>
        <w:rPr>
          <w:color w:val="0000FF"/>
          <w:rtl/>
        </w:rPr>
      </w:pPr>
      <w:r w:rsidRPr="00F1236F">
        <w:rPr>
          <w:rFonts w:hint="cs"/>
          <w:color w:val="0000FF"/>
          <w:rtl/>
        </w:rPr>
        <w:t>שימו צילום מסך של התפריט (</w:t>
      </w:r>
      <w:r w:rsidRPr="00F1236F">
        <w:rPr>
          <w:color w:val="0000FF"/>
        </w:rPr>
        <w:t>Options Menu</w:t>
      </w:r>
      <w:r w:rsidRPr="00F1236F">
        <w:rPr>
          <w:rFonts w:hint="cs"/>
          <w:color w:val="0000FF"/>
          <w:rtl/>
        </w:rPr>
        <w:t>) בו אתם משתמשים במסך זה (אם יש כזה) והסבירו מהן האופציות המופיעות בו.</w:t>
      </w:r>
    </w:p>
    <w:p w14:paraId="705D7BEA" w14:textId="77777777" w:rsidR="00B82CC5" w:rsidRPr="0012638B" w:rsidRDefault="00B82CC5" w:rsidP="00B82CC5">
      <w:pPr>
        <w:rPr>
          <w:color w:val="FF0000"/>
          <w:rtl/>
        </w:rPr>
      </w:pPr>
      <w:r w:rsidRPr="00F1236F">
        <w:rPr>
          <w:rFonts w:hint="cs"/>
          <w:color w:val="0000FF"/>
          <w:rtl/>
        </w:rPr>
        <w:t>אם יש תפריטים גם על פקדים (</w:t>
      </w:r>
      <w:r w:rsidRPr="00F1236F">
        <w:rPr>
          <w:color w:val="0000FF"/>
        </w:rPr>
        <w:t>Conext menu</w:t>
      </w:r>
      <w:r w:rsidRPr="00F1236F">
        <w:rPr>
          <w:rFonts w:hint="cs"/>
          <w:color w:val="0000FF"/>
          <w:rtl/>
        </w:rPr>
        <w:t xml:space="preserve">) </w:t>
      </w:r>
      <w:r w:rsidRPr="00F1236F">
        <w:rPr>
          <w:color w:val="0000FF"/>
          <w:rtl/>
        </w:rPr>
        <w:t>–</w:t>
      </w:r>
      <w:r w:rsidRPr="00F1236F">
        <w:rPr>
          <w:rFonts w:hint="cs"/>
          <w:color w:val="0000FF"/>
          <w:rtl/>
        </w:rPr>
        <w:t xml:space="preserve"> הוסיפו אותם</w:t>
      </w:r>
      <w:r>
        <w:rPr>
          <w:rFonts w:hint="cs"/>
          <w:color w:val="FF0000"/>
          <w:rtl/>
        </w:rPr>
        <w:t>.</w:t>
      </w:r>
    </w:p>
    <w:p w14:paraId="4D67B7F8" w14:textId="77777777" w:rsidR="00B82CC5" w:rsidRDefault="00B82CC5" w:rsidP="00B82CC5">
      <w:pPr>
        <w:rPr>
          <w:color w:val="FF0000"/>
          <w:rtl/>
        </w:rPr>
      </w:pPr>
    </w:p>
    <w:p w14:paraId="1F097798" w14:textId="77777777" w:rsidR="00B82CC5" w:rsidRPr="00F1236F" w:rsidRDefault="00B82CC5" w:rsidP="00B82CC5">
      <w:pPr>
        <w:rPr>
          <w:b/>
          <w:bCs/>
          <w:color w:val="0000FF"/>
          <w:rtl/>
        </w:rPr>
      </w:pPr>
      <w:r w:rsidRPr="00F1236F">
        <w:rPr>
          <w:rFonts w:hint="cs"/>
          <w:b/>
          <w:bCs/>
          <w:color w:val="0000FF"/>
          <w:rtl/>
        </w:rPr>
        <w:t xml:space="preserve">שימו לב </w:t>
      </w:r>
      <w:r w:rsidRPr="00F1236F">
        <w:rPr>
          <w:b/>
          <w:bCs/>
          <w:color w:val="0000FF"/>
          <w:rtl/>
        </w:rPr>
        <w:t>–</w:t>
      </w:r>
      <w:r w:rsidRPr="00F1236F">
        <w:rPr>
          <w:rFonts w:hint="cs"/>
          <w:b/>
          <w:bCs/>
          <w:color w:val="0000FF"/>
          <w:rtl/>
        </w:rPr>
        <w:t xml:space="preserve"> כאשר אתם מוסיפים את המסכים והתפריטים שלכם, עליכם להעתיק את </w:t>
      </w:r>
      <w:r w:rsidRPr="00F1236F">
        <w:rPr>
          <w:rFonts w:hint="cs"/>
          <w:b/>
          <w:bCs/>
          <w:color w:val="0000FF"/>
          <w:u w:val="single"/>
          <w:rtl/>
        </w:rPr>
        <w:t>העיצוב</w:t>
      </w:r>
      <w:r w:rsidRPr="00F1236F">
        <w:rPr>
          <w:rFonts w:hint="cs"/>
          <w:b/>
          <w:bCs/>
          <w:color w:val="0000FF"/>
          <w:rtl/>
        </w:rPr>
        <w:t xml:space="preserve"> של הכותרות של המסכים והתפריטים בדוגמאות, כדי שאלה יופיעו בתוכן העניינים.</w:t>
      </w:r>
    </w:p>
    <w:p w14:paraId="493DB52B" w14:textId="77777777" w:rsidR="00D121CE" w:rsidRDefault="00D121CE">
      <w:pPr>
        <w:bidi w:val="0"/>
        <w:spacing w:line="240" w:lineRule="auto"/>
        <w:jc w:val="left"/>
        <w:rPr>
          <w:rtl/>
        </w:rPr>
      </w:pPr>
      <w:r>
        <w:rPr>
          <w:rtl/>
        </w:rPr>
        <w:br w:type="page"/>
      </w:r>
    </w:p>
    <w:p w14:paraId="5F5C203D" w14:textId="77777777" w:rsidR="00857D67" w:rsidRDefault="002A390B" w:rsidP="002A390B">
      <w:pPr>
        <w:pStyle w:val="Heading3"/>
        <w:pageBreakBefore/>
        <w:rPr>
          <w:rtl/>
        </w:rPr>
      </w:pPr>
      <w:bookmarkStart w:id="38" w:name="_Toc224567516"/>
      <w:ins w:id="39" w:author="יוסי ירון" w:date="2026-03-16T14:46:00Z" w16du:dateUtc="2026-03-16T12:46:00Z">
        <w:r>
          <w:rPr>
            <w:rFonts w:hint="cs"/>
            <w:rtl/>
          </w:rPr>
          <w:lastRenderedPageBreak/>
          <w:t>הוראות התקנה</w:t>
        </w:r>
      </w:ins>
      <w:ins w:id="40" w:author="יוסי ירון" w:date="2026-03-16T14:47:00Z" w16du:dateUtc="2026-03-16T12:47:00Z">
        <w:r>
          <w:rPr>
            <w:rFonts w:hint="cs"/>
            <w:rtl/>
          </w:rPr>
          <w:t xml:space="preserve"> ו</w:t>
        </w:r>
      </w:ins>
      <w:r w:rsidR="00857D67">
        <w:rPr>
          <w:rFonts w:hint="cs"/>
          <w:rtl/>
        </w:rPr>
        <w:t>הרשאות</w:t>
      </w:r>
      <w:bookmarkEnd w:id="38"/>
    </w:p>
    <w:p w14:paraId="6C4DBA65" w14:textId="77777777" w:rsidR="002A390B" w:rsidRDefault="002A390B" w:rsidP="00857D67">
      <w:pPr>
        <w:rPr>
          <w:ins w:id="41" w:author="יוסי ירון" w:date="2026-03-16T14:48:00Z" w16du:dateUtc="2026-03-16T12:48:00Z"/>
          <w:color w:val="0000FF"/>
          <w:rtl/>
        </w:rPr>
      </w:pPr>
      <w:ins w:id="42" w:author="יוסי ירון" w:date="2026-03-16T14:48:00Z" w16du:dateUtc="2026-03-16T12:48:00Z">
        <w:r>
          <w:rPr>
            <w:rFonts w:hint="cs"/>
            <w:color w:val="0000FF"/>
            <w:rtl/>
          </w:rPr>
          <w:t xml:space="preserve">אם יש פעולות שצריך לבצע לפני התקנה </w:t>
        </w:r>
        <w:r>
          <w:rPr>
            <w:color w:val="0000FF"/>
            <w:rtl/>
          </w:rPr>
          <w:t>–</w:t>
        </w:r>
        <w:r>
          <w:rPr>
            <w:rFonts w:hint="cs"/>
            <w:color w:val="0000FF"/>
            <w:rtl/>
          </w:rPr>
          <w:t xml:space="preserve"> זה המקום לציין אותן.</w:t>
        </w:r>
      </w:ins>
    </w:p>
    <w:p w14:paraId="7CF4A6A7" w14:textId="77777777" w:rsidR="00857D67" w:rsidRDefault="002A390B" w:rsidP="002A390B">
      <w:pPr>
        <w:rPr>
          <w:color w:val="0000FF"/>
          <w:rtl/>
        </w:rPr>
      </w:pPr>
      <w:ins w:id="43" w:author="יוסי ירון" w:date="2026-03-16T14:48:00Z" w16du:dateUtc="2026-03-16T12:48:00Z">
        <w:r>
          <w:rPr>
            <w:rFonts w:hint="cs"/>
            <w:color w:val="0000FF"/>
            <w:rtl/>
          </w:rPr>
          <w:t xml:space="preserve">בנוסף יש לציין כאן את </w:t>
        </w:r>
      </w:ins>
      <w:del w:id="44" w:author="יוסי ירון" w:date="2026-03-16T14:48:00Z" w16du:dateUtc="2026-03-16T12:48:00Z">
        <w:r w:rsidR="00857D67" w:rsidRPr="00146310" w:rsidDel="002A390B">
          <w:rPr>
            <w:rFonts w:hint="cs"/>
            <w:color w:val="0000FF"/>
            <w:rtl/>
          </w:rPr>
          <w:delText xml:space="preserve">פירוט </w:delText>
        </w:r>
      </w:del>
      <w:r w:rsidR="00857D67" w:rsidRPr="00146310">
        <w:rPr>
          <w:rFonts w:hint="cs"/>
          <w:color w:val="0000FF"/>
          <w:rtl/>
        </w:rPr>
        <w:t>ההרשאות שהאפליקציה דורשת והסבר על כל הרשאה.</w:t>
      </w:r>
    </w:p>
    <w:p w14:paraId="50AA5F82" w14:textId="77777777" w:rsidR="00857D67" w:rsidRDefault="00857D67" w:rsidP="00857D67">
      <w:pPr>
        <w:rPr>
          <w:color w:val="0000FF"/>
          <w:rtl/>
        </w:rPr>
      </w:pPr>
      <w:r>
        <w:rPr>
          <w:rFonts w:hint="cs"/>
          <w:color w:val="0000FF"/>
          <w:rtl/>
        </w:rPr>
        <w:t>העתיקו מה-</w:t>
      </w:r>
      <w:r>
        <w:rPr>
          <w:color w:val="0000FF"/>
        </w:rPr>
        <w:t>AndroidManifest</w:t>
      </w:r>
      <w:r>
        <w:rPr>
          <w:rFonts w:hint="cs"/>
          <w:color w:val="0000FF"/>
          <w:rtl/>
        </w:rPr>
        <w:t xml:space="preserve"> את השמות והסבירו מה כל אחד עושה.</w:t>
      </w:r>
      <w:ins w:id="45" w:author="יוסי ירון" w:date="2026-03-16T14:47:00Z" w16du:dateUtc="2026-03-16T12:47:00Z">
        <w:r w:rsidR="002A390B">
          <w:rPr>
            <w:rFonts w:hint="cs"/>
            <w:color w:val="0000FF"/>
            <w:rtl/>
          </w:rPr>
          <w:t xml:space="preserve"> </w:t>
        </w:r>
      </w:ins>
      <w:ins w:id="46" w:author="יוסי ירון" w:date="2026-03-16T14:49:00Z" w16du:dateUtc="2026-03-16T12:49:00Z">
        <w:r w:rsidR="002A390B">
          <w:rPr>
            <w:rFonts w:hint="cs"/>
            <w:color w:val="0000FF"/>
            <w:rtl/>
          </w:rPr>
          <w:t>לגבי הרשאות הדורשות גם הפעלה ב-</w:t>
        </w:r>
        <w:r w:rsidR="002A390B">
          <w:rPr>
            <w:color w:val="0000FF"/>
          </w:rPr>
          <w:t>runtime</w:t>
        </w:r>
        <w:r w:rsidR="002A390B">
          <w:rPr>
            <w:rFonts w:hint="cs"/>
            <w:color w:val="0000FF"/>
            <w:rtl/>
          </w:rPr>
          <w:t xml:space="preserve"> </w:t>
        </w:r>
        <w:r w:rsidR="002A390B">
          <w:rPr>
            <w:color w:val="0000FF"/>
            <w:rtl/>
          </w:rPr>
          <w:t>–</w:t>
        </w:r>
        <w:r w:rsidR="002A390B">
          <w:rPr>
            <w:rFonts w:hint="cs"/>
            <w:color w:val="0000FF"/>
            <w:rtl/>
          </w:rPr>
          <w:t xml:space="preserve"> יש לציין זאת מפורשות.</w:t>
        </w:r>
      </w:ins>
    </w:p>
    <w:p w14:paraId="331EEE65" w14:textId="77777777" w:rsidR="00857D67" w:rsidRPr="001368EB" w:rsidRDefault="00857D67" w:rsidP="00857D67">
      <w:pPr>
        <w:rPr>
          <w:color w:val="0000FF"/>
          <w:rtl/>
        </w:rPr>
      </w:pPr>
      <w:r w:rsidRPr="001368EB">
        <w:rPr>
          <w:rFonts w:hint="cs"/>
          <w:color w:val="0000FF"/>
          <w:rtl/>
        </w:rPr>
        <w:t xml:space="preserve">דוגמא: </w:t>
      </w:r>
    </w:p>
    <w:p w14:paraId="44AC6F4F" w14:textId="77777777" w:rsidR="00857D67" w:rsidRPr="001368EB" w:rsidRDefault="00857D67" w:rsidP="00857D67">
      <w:pPr>
        <w:rPr>
          <w:color w:val="0000FF"/>
          <w:rtl/>
        </w:rPr>
      </w:pPr>
      <w:proofErr w:type="gramStart"/>
      <w:r w:rsidRPr="001368EB">
        <w:rPr>
          <w:color w:val="0000FF"/>
        </w:rPr>
        <w:t>android.permission</w:t>
      </w:r>
      <w:proofErr w:type="gramEnd"/>
      <w:r w:rsidRPr="001368EB">
        <w:rPr>
          <w:color w:val="0000FF"/>
        </w:rPr>
        <w:t>.VIBRATE</w:t>
      </w:r>
      <w:r w:rsidRPr="001368EB">
        <w:rPr>
          <w:rFonts w:hint="cs"/>
          <w:color w:val="0000FF"/>
          <w:rtl/>
        </w:rPr>
        <w:t xml:space="preserve"> </w:t>
      </w:r>
      <w:r w:rsidRPr="001368EB">
        <w:rPr>
          <w:color w:val="0000FF"/>
          <w:rtl/>
        </w:rPr>
        <w:t>–</w:t>
      </w:r>
      <w:r w:rsidRPr="001368EB">
        <w:rPr>
          <w:rFonts w:hint="cs"/>
          <w:color w:val="0000FF"/>
          <w:rtl/>
        </w:rPr>
        <w:t xml:space="preserve"> נדרשת כדי לאפשר שימוש ברטט במכשיר.</w:t>
      </w:r>
    </w:p>
    <w:p w14:paraId="263702A4" w14:textId="77777777" w:rsidR="00857D67" w:rsidRPr="000564C5" w:rsidRDefault="00857D67" w:rsidP="00857D67">
      <w:pPr>
        <w:rPr>
          <w:color w:val="FF0000"/>
          <w:rtl/>
        </w:rPr>
      </w:pPr>
    </w:p>
    <w:p w14:paraId="276D185C" w14:textId="77777777" w:rsidR="00857D67" w:rsidRPr="006746F9" w:rsidRDefault="00857D67" w:rsidP="00857D67">
      <w:pPr>
        <w:pStyle w:val="Heading3"/>
        <w:rPr>
          <w:rtl/>
        </w:rPr>
      </w:pPr>
      <w:bookmarkStart w:id="47" w:name="_Toc224567517"/>
      <w:r w:rsidRPr="006746F9">
        <w:rPr>
          <w:rFonts w:hint="cs"/>
          <w:rtl/>
        </w:rPr>
        <w:t>דרישות מיוחדות ומגבלות</w:t>
      </w:r>
      <w:bookmarkEnd w:id="47"/>
    </w:p>
    <w:p w14:paraId="1F4C3F8A" w14:textId="77777777" w:rsidR="00857D67" w:rsidRPr="001368EB" w:rsidRDefault="00857D67" w:rsidP="00857D67">
      <w:pPr>
        <w:rPr>
          <w:color w:val="0000FF"/>
          <w:rtl/>
        </w:rPr>
      </w:pPr>
      <w:r w:rsidRPr="001368EB">
        <w:rPr>
          <w:rFonts w:hint="cs"/>
          <w:color w:val="0000FF"/>
          <w:rtl/>
        </w:rPr>
        <w:t xml:space="preserve">חומרה מיוחדת (חיישנים, </w:t>
      </w:r>
      <w:r w:rsidRPr="001368EB">
        <w:rPr>
          <w:color w:val="0000FF"/>
        </w:rPr>
        <w:t xml:space="preserve">GPS </w:t>
      </w:r>
      <w:r w:rsidRPr="001368EB">
        <w:rPr>
          <w:rFonts w:hint="cs"/>
          <w:color w:val="0000FF"/>
          <w:rtl/>
        </w:rPr>
        <w:t xml:space="preserve"> וכו') ומגבלות בשימוש במערכת (למשל </w:t>
      </w:r>
      <w:r w:rsidRPr="001368EB">
        <w:rPr>
          <w:color w:val="0000FF"/>
          <w:rtl/>
        </w:rPr>
        <w:t>–</w:t>
      </w:r>
      <w:r w:rsidRPr="001368EB">
        <w:rPr>
          <w:rFonts w:hint="cs"/>
          <w:color w:val="0000FF"/>
          <w:rtl/>
        </w:rPr>
        <w:t xml:space="preserve"> מערכת שמחייבת תקשורת </w:t>
      </w:r>
      <w:r w:rsidRPr="001368EB">
        <w:rPr>
          <w:color w:val="0000FF"/>
        </w:rPr>
        <w:t>WIFI</w:t>
      </w:r>
      <w:r w:rsidRPr="001368EB">
        <w:rPr>
          <w:rFonts w:hint="cs"/>
          <w:color w:val="0000FF"/>
          <w:rtl/>
        </w:rPr>
        <w:t>, מערכת שאינה יכולה לרוץ על אמולטור אלא רק על מכשיר פיזי וכו').</w:t>
      </w:r>
    </w:p>
    <w:p w14:paraId="4B2E5ADD" w14:textId="77777777" w:rsidR="00857D67" w:rsidRPr="001368EB" w:rsidRDefault="00857D67" w:rsidP="00857D67">
      <w:pPr>
        <w:rPr>
          <w:color w:val="0000FF"/>
          <w:rtl/>
        </w:rPr>
      </w:pPr>
      <w:r w:rsidRPr="001368EB">
        <w:rPr>
          <w:rFonts w:hint="cs"/>
          <w:color w:val="0000FF"/>
          <w:rtl/>
        </w:rPr>
        <w:t>כמו כן יש לציין אם המערכת מצפה שיהיו קבצים מסויימים על המכשיר (תמונות,</w:t>
      </w:r>
      <w:r w:rsidRPr="001368EB">
        <w:rPr>
          <w:color w:val="0000FF"/>
        </w:rPr>
        <w:t xml:space="preserve"> </w:t>
      </w:r>
      <w:r w:rsidRPr="001368EB">
        <w:rPr>
          <w:rFonts w:hint="cs"/>
          <w:color w:val="0000FF"/>
          <w:rtl/>
        </w:rPr>
        <w:t xml:space="preserve"> מוסיקה, וידאו) וכו'. עקרונית עדיף לדאוג לספק 2-3 קבצי דוגמא בתוך ה-</w:t>
      </w:r>
      <w:r w:rsidRPr="001368EB">
        <w:rPr>
          <w:color w:val="0000FF"/>
        </w:rPr>
        <w:t>resources</w:t>
      </w:r>
      <w:r w:rsidRPr="001368EB">
        <w:rPr>
          <w:rFonts w:hint="cs"/>
          <w:color w:val="0000FF"/>
          <w:rtl/>
        </w:rPr>
        <w:t xml:space="preserve"> של המערכת.</w:t>
      </w:r>
    </w:p>
    <w:p w14:paraId="4C609FEF" w14:textId="77777777" w:rsidR="00857D67" w:rsidRPr="0093000D" w:rsidRDefault="00857D67" w:rsidP="00857D67">
      <w:pPr>
        <w:pStyle w:val="Heading4"/>
        <w:rPr>
          <w:rtl/>
        </w:rPr>
      </w:pPr>
      <w:bookmarkStart w:id="48" w:name="_Toc224567518"/>
      <w:r w:rsidRPr="0093000D">
        <w:rPr>
          <w:rFonts w:hint="cs"/>
          <w:rtl/>
        </w:rPr>
        <w:t xml:space="preserve">גירסת </w:t>
      </w:r>
      <w:r w:rsidRPr="0093000D">
        <w:t>Android</w:t>
      </w:r>
      <w:r w:rsidRPr="0093000D">
        <w:rPr>
          <w:rFonts w:hint="cs"/>
          <w:rtl/>
        </w:rPr>
        <w:t xml:space="preserve"> מינימלית</w:t>
      </w:r>
      <w:bookmarkEnd w:id="48"/>
    </w:p>
    <w:p w14:paraId="31E470E3" w14:textId="77777777" w:rsidR="00857D67" w:rsidRPr="001368EB" w:rsidRDefault="00857D67" w:rsidP="00857D67">
      <w:pPr>
        <w:rPr>
          <w:color w:val="0000FF"/>
          <w:rtl/>
        </w:rPr>
      </w:pPr>
      <w:r w:rsidRPr="001368EB">
        <w:rPr>
          <w:rFonts w:hint="cs"/>
          <w:color w:val="0000FF"/>
          <w:rtl/>
        </w:rPr>
        <w:t xml:space="preserve">מהי גירסת </w:t>
      </w:r>
      <w:r w:rsidRPr="001368EB">
        <w:rPr>
          <w:color w:val="0000FF"/>
        </w:rPr>
        <w:t>Android</w:t>
      </w:r>
      <w:r w:rsidRPr="001368EB">
        <w:rPr>
          <w:rFonts w:hint="cs"/>
          <w:color w:val="0000FF"/>
          <w:rtl/>
        </w:rPr>
        <w:t xml:space="preserve"> המינימלית שנדרשת כדי להריץ את האפליקציה?</w:t>
      </w:r>
    </w:p>
    <w:p w14:paraId="23CB7EDF" w14:textId="77777777" w:rsidR="00857D67" w:rsidRPr="001368EB" w:rsidRDefault="00857D67" w:rsidP="00857D67">
      <w:pPr>
        <w:rPr>
          <w:color w:val="0000FF"/>
          <w:rtl/>
        </w:rPr>
      </w:pPr>
      <w:r w:rsidRPr="001368EB">
        <w:rPr>
          <w:rFonts w:hint="cs"/>
          <w:color w:val="0000FF"/>
          <w:rtl/>
        </w:rPr>
        <w:t xml:space="preserve">לדוגמא: </w:t>
      </w:r>
      <w:r w:rsidRPr="001368EB">
        <w:rPr>
          <w:color w:val="0000FF"/>
        </w:rPr>
        <w:t xml:space="preserve">Android </w:t>
      </w:r>
      <w:r w:rsidR="002A390B">
        <w:rPr>
          <w:color w:val="0000FF"/>
        </w:rPr>
        <w:t>15</w:t>
      </w:r>
      <w:r w:rsidRPr="001368EB">
        <w:rPr>
          <w:rFonts w:hint="cs"/>
          <w:color w:val="0000FF"/>
          <w:rtl/>
        </w:rPr>
        <w:t xml:space="preserve"> גירסת </w:t>
      </w:r>
      <w:r w:rsidRPr="001368EB">
        <w:rPr>
          <w:color w:val="0000FF"/>
        </w:rPr>
        <w:t xml:space="preserve">API </w:t>
      </w:r>
      <w:r w:rsidRPr="001368EB">
        <w:rPr>
          <w:rFonts w:hint="cs"/>
          <w:color w:val="0000FF"/>
          <w:rtl/>
        </w:rPr>
        <w:t xml:space="preserve">  </w:t>
      </w:r>
      <w:r w:rsidR="002A390B">
        <w:rPr>
          <w:color w:val="0000FF"/>
        </w:rPr>
        <w:t>35</w:t>
      </w:r>
      <w:r w:rsidR="002A390B" w:rsidRPr="001368EB">
        <w:rPr>
          <w:rFonts w:hint="cs"/>
          <w:color w:val="0000FF"/>
          <w:rtl/>
        </w:rPr>
        <w:t xml:space="preserve">  </w:t>
      </w:r>
    </w:p>
    <w:p w14:paraId="50CEF2A6" w14:textId="77777777" w:rsidR="00857D67" w:rsidRPr="001368EB" w:rsidRDefault="00857D67" w:rsidP="00857D67">
      <w:pPr>
        <w:pStyle w:val="Heading4"/>
        <w:rPr>
          <w:rtl/>
        </w:rPr>
      </w:pPr>
      <w:bookmarkStart w:id="49" w:name="_Toc224567519"/>
      <w:r w:rsidRPr="001368EB">
        <w:rPr>
          <w:rFonts w:hint="cs"/>
          <w:rtl/>
        </w:rPr>
        <w:t>מכשירים עליהם נבדקה המערכת</w:t>
      </w:r>
      <w:bookmarkEnd w:id="49"/>
    </w:p>
    <w:p w14:paraId="2E3FA8A4" w14:textId="77777777" w:rsidR="00857D67" w:rsidRPr="001368EB" w:rsidRDefault="00857D67" w:rsidP="00857D67">
      <w:pPr>
        <w:rPr>
          <w:color w:val="0000FF"/>
          <w:rtl/>
        </w:rPr>
      </w:pPr>
      <w:r w:rsidRPr="001368EB">
        <w:rPr>
          <w:rFonts w:hint="cs"/>
          <w:color w:val="0000FF"/>
          <w:rtl/>
        </w:rPr>
        <w:t>ציינו על איזה מכשירים / אמולטורים נבדקה המערכת.</w:t>
      </w:r>
    </w:p>
    <w:p w14:paraId="5B35695A" w14:textId="77777777" w:rsidR="00857D67" w:rsidRPr="001368EB" w:rsidRDefault="00857D67" w:rsidP="00857D67">
      <w:pPr>
        <w:rPr>
          <w:color w:val="0000FF"/>
        </w:rPr>
      </w:pPr>
      <w:r w:rsidRPr="001368EB">
        <w:rPr>
          <w:rFonts w:hint="cs"/>
          <w:color w:val="0000FF"/>
          <w:rtl/>
        </w:rPr>
        <w:t xml:space="preserve">לדוגמא: </w:t>
      </w:r>
      <w:r w:rsidR="002A390B">
        <w:rPr>
          <w:color w:val="0000FF"/>
        </w:rPr>
        <w:t>Samsung Galaxy S24</w:t>
      </w:r>
      <w:r w:rsidR="002A390B">
        <w:rPr>
          <w:rFonts w:hint="cs"/>
          <w:color w:val="0000FF"/>
          <w:rtl/>
        </w:rPr>
        <w:t xml:space="preserve"> </w:t>
      </w:r>
      <w:r w:rsidRPr="001368EB">
        <w:rPr>
          <w:rFonts w:hint="cs"/>
          <w:color w:val="0000FF"/>
          <w:rtl/>
        </w:rPr>
        <w:t xml:space="preserve">המריץ </w:t>
      </w:r>
      <w:r w:rsidRPr="001368EB">
        <w:rPr>
          <w:color w:val="0000FF"/>
        </w:rPr>
        <w:t xml:space="preserve">Android </w:t>
      </w:r>
      <w:r w:rsidR="002A390B">
        <w:rPr>
          <w:color w:val="0000FF"/>
        </w:rPr>
        <w:t>16</w:t>
      </w:r>
    </w:p>
    <w:p w14:paraId="2B17905E" w14:textId="77777777" w:rsidR="00857D67" w:rsidRPr="001368EB" w:rsidRDefault="00857D67" w:rsidP="00857D67">
      <w:pPr>
        <w:rPr>
          <w:color w:val="0000FF"/>
          <w:rtl/>
        </w:rPr>
      </w:pPr>
      <w:r w:rsidRPr="001368EB">
        <w:rPr>
          <w:rFonts w:hint="cs"/>
          <w:color w:val="0000FF"/>
          <w:rtl/>
        </w:rPr>
        <w:t xml:space="preserve">אמולטור </w:t>
      </w:r>
      <w:r w:rsidR="002A390B">
        <w:rPr>
          <w:rFonts w:hint="cs"/>
          <w:color w:val="0000FF"/>
          <w:rtl/>
        </w:rPr>
        <w:t xml:space="preserve">מובנה של </w:t>
      </w:r>
      <w:r w:rsidR="002A390B">
        <w:rPr>
          <w:color w:val="0000FF"/>
        </w:rPr>
        <w:t>Android Studio</w:t>
      </w:r>
      <w:r w:rsidR="002A390B">
        <w:rPr>
          <w:rFonts w:hint="cs"/>
          <w:color w:val="0000FF"/>
          <w:rtl/>
        </w:rPr>
        <w:t xml:space="preserve"> </w:t>
      </w:r>
      <w:r w:rsidRPr="001368EB">
        <w:rPr>
          <w:rFonts w:hint="cs"/>
          <w:color w:val="0000FF"/>
          <w:rtl/>
        </w:rPr>
        <w:t xml:space="preserve">המבצע אמולציה </w:t>
      </w:r>
      <w:r w:rsidR="002A390B">
        <w:rPr>
          <w:rFonts w:hint="cs"/>
          <w:color w:val="0000FF"/>
          <w:rtl/>
        </w:rPr>
        <w:t xml:space="preserve">למכשיר </w:t>
      </w:r>
      <w:r w:rsidRPr="001368EB">
        <w:rPr>
          <w:rFonts w:hint="cs"/>
          <w:color w:val="0000FF"/>
          <w:rtl/>
        </w:rPr>
        <w:t xml:space="preserve">המריץ </w:t>
      </w:r>
      <w:r w:rsidR="002A390B">
        <w:rPr>
          <w:color w:val="0000FF"/>
        </w:rPr>
        <w:t xml:space="preserve"> Android 16</w:t>
      </w:r>
      <w:r w:rsidR="002A390B">
        <w:rPr>
          <w:rFonts w:hint="cs"/>
          <w:color w:val="0000FF"/>
          <w:rtl/>
        </w:rPr>
        <w:t xml:space="preserve"> גירסת </w:t>
      </w:r>
      <w:r w:rsidR="002A390B">
        <w:rPr>
          <w:color w:val="0000FF"/>
        </w:rPr>
        <w:t>API 37</w:t>
      </w:r>
      <w:r w:rsidR="002A390B">
        <w:rPr>
          <w:rFonts w:hint="cs"/>
          <w:color w:val="0000FF"/>
          <w:rtl/>
        </w:rPr>
        <w:t xml:space="preserve"> </w:t>
      </w:r>
    </w:p>
    <w:p w14:paraId="420A247D" w14:textId="77777777" w:rsidR="00857D67" w:rsidRDefault="00857D67" w:rsidP="00857D67">
      <w:pPr>
        <w:rPr>
          <w:rFonts w:ascii="David" w:hAnsi="David"/>
          <w:rtl/>
        </w:rPr>
      </w:pPr>
    </w:p>
    <w:p w14:paraId="1A26AE0C" w14:textId="77777777" w:rsidR="00857D67" w:rsidRPr="004D38FB" w:rsidRDefault="00857D67" w:rsidP="00857D67">
      <w:pPr>
        <w:rPr>
          <w:rFonts w:ascii="David" w:hAnsi="David"/>
          <w:rtl/>
        </w:rPr>
      </w:pPr>
    </w:p>
    <w:p w14:paraId="58EFC5A5" w14:textId="77777777" w:rsidR="00857D67" w:rsidRDefault="00857D67" w:rsidP="00857D67">
      <w:pPr>
        <w:bidi w:val="0"/>
        <w:spacing w:line="240" w:lineRule="auto"/>
        <w:jc w:val="left"/>
        <w:rPr>
          <w:rFonts w:ascii="Arial" w:hAnsi="Arial" w:cs="Narkisim"/>
          <w:b/>
          <w:bCs/>
          <w:kern w:val="28"/>
          <w:sz w:val="48"/>
          <w:szCs w:val="48"/>
          <w:u w:val="single"/>
          <w:rtl/>
        </w:rPr>
      </w:pPr>
    </w:p>
    <w:p w14:paraId="017E2921" w14:textId="77777777" w:rsidR="00EE6CED" w:rsidRDefault="00EE6CED">
      <w:pPr>
        <w:bidi w:val="0"/>
        <w:spacing w:line="240" w:lineRule="auto"/>
        <w:jc w:val="left"/>
        <w:rPr>
          <w:rFonts w:ascii="Arial" w:hAnsi="Arial" w:cs="Narkisim"/>
          <w:b/>
          <w:bCs/>
          <w:kern w:val="28"/>
          <w:sz w:val="48"/>
          <w:szCs w:val="48"/>
          <w:u w:val="single"/>
          <w:rtl/>
        </w:rPr>
      </w:pPr>
      <w:r>
        <w:rPr>
          <w:rtl/>
        </w:rPr>
        <w:br w:type="page"/>
      </w:r>
    </w:p>
    <w:p w14:paraId="5FFC96D3" w14:textId="77777777" w:rsidR="004543E0" w:rsidRPr="00CB6BC7" w:rsidRDefault="004543E0" w:rsidP="004543E0">
      <w:pPr>
        <w:pStyle w:val="Heading1"/>
        <w:rPr>
          <w:rtl/>
        </w:rPr>
      </w:pPr>
      <w:bookmarkStart w:id="50" w:name="_Toc224567520"/>
      <w:r w:rsidRPr="00CB6BC7">
        <w:rPr>
          <w:rtl/>
        </w:rPr>
        <w:lastRenderedPageBreak/>
        <w:t>תיאור תחום הידע</w:t>
      </w:r>
      <w:bookmarkEnd w:id="50"/>
    </w:p>
    <w:p w14:paraId="78331390" w14:textId="77777777" w:rsidR="004543E0" w:rsidRPr="006E0ED6" w:rsidRDefault="004543E0" w:rsidP="00995DE7">
      <w:pPr>
        <w:pStyle w:val="Heading3"/>
        <w:rPr>
          <w:rtl/>
        </w:rPr>
      </w:pPr>
      <w:bookmarkStart w:id="51" w:name="_Toc224567521"/>
      <w:r w:rsidRPr="006E0ED6">
        <w:rPr>
          <w:rtl/>
        </w:rPr>
        <w:t>אובייקטים נחוצים</w:t>
      </w:r>
      <w:bookmarkEnd w:id="51"/>
      <w:r w:rsidRPr="006E0ED6">
        <w:rPr>
          <w:rtl/>
        </w:rPr>
        <w:t xml:space="preserve"> </w:t>
      </w:r>
    </w:p>
    <w:p w14:paraId="5A826ABB" w14:textId="77777777" w:rsidR="004543E0" w:rsidRPr="003324F8" w:rsidRDefault="004543E0" w:rsidP="004543E0">
      <w:pPr>
        <w:pStyle w:val="Capture"/>
        <w:bidi/>
        <w:rPr>
          <w:color w:val="0000FF"/>
          <w:rtl/>
          <w:rPrChange w:id="52" w:author="יוסי ירון" w:date="2026-03-16T14:53:00Z" w16du:dateUtc="2026-03-16T12:53:00Z">
            <w:rPr>
              <w:rtl/>
            </w:rPr>
          </w:rPrChange>
        </w:rPr>
      </w:pPr>
      <w:r w:rsidRPr="003324F8">
        <w:rPr>
          <w:color w:val="0000FF"/>
          <w:rtl/>
          <w:rPrChange w:id="53" w:author="יוסי ירון" w:date="2026-03-16T14:53:00Z" w16du:dateUtc="2026-03-16T12:53:00Z">
            <w:rPr>
              <w:rtl/>
            </w:rPr>
          </w:rPrChange>
        </w:rPr>
        <w:t xml:space="preserve">לדוגמה במשחקים – לוח משחק, שחקנים וכו', </w:t>
      </w:r>
    </w:p>
    <w:p w14:paraId="584565AB" w14:textId="77777777" w:rsidR="004543E0" w:rsidRPr="003324F8" w:rsidRDefault="004543E0" w:rsidP="004543E0">
      <w:pPr>
        <w:rPr>
          <w:rFonts w:ascii="David" w:hAnsi="David"/>
          <w:color w:val="0000FF"/>
          <w:sz w:val="24"/>
          <w:rtl/>
          <w:rPrChange w:id="54" w:author="יוסי ירון" w:date="2026-03-16T14:53:00Z" w16du:dateUtc="2026-03-16T12:53:00Z">
            <w:rPr>
              <w:rFonts w:ascii="David" w:hAnsi="David"/>
              <w:sz w:val="24"/>
              <w:rtl/>
            </w:rPr>
          </w:rPrChange>
        </w:rPr>
      </w:pPr>
      <w:r w:rsidRPr="003324F8">
        <w:rPr>
          <w:rFonts w:ascii="David" w:hAnsi="David"/>
          <w:color w:val="0000FF"/>
          <w:sz w:val="24"/>
          <w:rtl/>
          <w:rPrChange w:id="55" w:author="יוסי ירון" w:date="2026-03-16T14:53:00Z" w16du:dateUtc="2026-03-16T12:53:00Z">
            <w:rPr>
              <w:rFonts w:ascii="David" w:hAnsi="David"/>
              <w:sz w:val="24"/>
              <w:rtl/>
            </w:rPr>
          </w:rPrChange>
        </w:rPr>
        <w:t xml:space="preserve">באפליקציות – סוגי משתמשים, סוגי טבלאות </w:t>
      </w:r>
    </w:p>
    <w:p w14:paraId="795A33E0" w14:textId="77777777" w:rsidR="004543E0" w:rsidRPr="006E0ED6" w:rsidRDefault="004543E0" w:rsidP="00995DE7">
      <w:pPr>
        <w:pStyle w:val="Heading3"/>
        <w:rPr>
          <w:rtl/>
        </w:rPr>
      </w:pPr>
      <w:bookmarkStart w:id="56" w:name="_Toc224567522"/>
      <w:r w:rsidRPr="006E0ED6">
        <w:rPr>
          <w:rtl/>
        </w:rPr>
        <w:t>סוגי נתונים</w:t>
      </w:r>
      <w:bookmarkEnd w:id="56"/>
      <w:r w:rsidRPr="006E0ED6">
        <w:rPr>
          <w:rtl/>
        </w:rPr>
        <w:t xml:space="preserve"> </w:t>
      </w:r>
    </w:p>
    <w:p w14:paraId="148501A7" w14:textId="77777777" w:rsidR="004543E0" w:rsidRPr="003324F8" w:rsidRDefault="004543E0" w:rsidP="006E0ED6">
      <w:pPr>
        <w:pStyle w:val="Capture"/>
        <w:bidi/>
        <w:rPr>
          <w:color w:val="0000FF"/>
          <w:rtl/>
          <w:rPrChange w:id="57" w:author="יוסי ירון" w:date="2026-03-16T14:53:00Z" w16du:dateUtc="2026-03-16T12:53:00Z">
            <w:rPr>
              <w:rtl/>
            </w:rPr>
          </w:rPrChange>
        </w:rPr>
      </w:pPr>
      <w:r w:rsidRPr="003324F8">
        <w:rPr>
          <w:rFonts w:hint="eastAsia"/>
          <w:color w:val="0000FF"/>
          <w:rtl/>
          <w:rPrChange w:id="58" w:author="יוסי ירון" w:date="2026-03-16T14:53:00Z" w16du:dateUtc="2026-03-16T12:53:00Z">
            <w:rPr>
              <w:rFonts w:hint="eastAsia"/>
              <w:rtl/>
            </w:rPr>
          </w:rPrChange>
        </w:rPr>
        <w:t>סוגי</w:t>
      </w:r>
      <w:r w:rsidRPr="003324F8">
        <w:rPr>
          <w:color w:val="0000FF"/>
          <w:rtl/>
          <w:rPrChange w:id="59" w:author="יוסי ירון" w:date="2026-03-16T14:53:00Z" w16du:dateUtc="2026-03-16T12:53:00Z">
            <w:rPr>
              <w:rtl/>
            </w:rPr>
          </w:rPrChange>
        </w:rPr>
        <w:t xml:space="preserve"> נתונים בהם השתמשתם ע"פ אובייקטים מסעיף קודם</w:t>
      </w:r>
    </w:p>
    <w:p w14:paraId="4D9D1F16" w14:textId="77777777" w:rsidR="004543E0" w:rsidRPr="006E0ED6" w:rsidRDefault="004543E0" w:rsidP="00995DE7">
      <w:pPr>
        <w:pStyle w:val="Heading3"/>
        <w:rPr>
          <w:rtl/>
        </w:rPr>
      </w:pPr>
      <w:bookmarkStart w:id="60" w:name="_Toc224567523"/>
      <w:r w:rsidRPr="006E0ED6">
        <w:rPr>
          <w:rtl/>
        </w:rPr>
        <w:t>ייצוג מידע</w:t>
      </w:r>
      <w:bookmarkEnd w:id="60"/>
    </w:p>
    <w:p w14:paraId="1FBE6A68" w14:textId="77777777" w:rsidR="004543E0" w:rsidRPr="003324F8" w:rsidRDefault="004543E0" w:rsidP="006E0ED6">
      <w:pPr>
        <w:rPr>
          <w:color w:val="0000FF"/>
          <w:rPrChange w:id="61" w:author="יוסי ירון" w:date="2026-03-16T14:53:00Z" w16du:dateUtc="2026-03-16T12:53:00Z">
            <w:rPr/>
          </w:rPrChange>
        </w:rPr>
      </w:pPr>
      <w:r w:rsidRPr="003324F8">
        <w:rPr>
          <w:b/>
          <w:bCs/>
          <w:color w:val="0000FF"/>
          <w:rtl/>
          <w:rPrChange w:id="62" w:author="יוסי ירון" w:date="2026-03-16T14:53:00Z" w16du:dateUtc="2026-03-16T12:53:00Z">
            <w:rPr>
              <w:b/>
              <w:bCs/>
              <w:rtl/>
            </w:rPr>
          </w:rPrChange>
        </w:rPr>
        <w:t>משחקים</w:t>
      </w:r>
      <w:r w:rsidRPr="003324F8">
        <w:rPr>
          <w:color w:val="0000FF"/>
          <w:rtl/>
          <w:rPrChange w:id="63" w:author="יוסי ירון" w:date="2026-03-16T14:53:00Z" w16du:dateUtc="2026-03-16T12:53:00Z">
            <w:rPr>
              <w:rtl/>
            </w:rPr>
          </w:rPrChange>
        </w:rPr>
        <w:t xml:space="preserve"> - ייצוג לוח המשחק, תכונותיו, ייצוג מצב בלוח והסבר בחירה זו</w:t>
      </w:r>
    </w:p>
    <w:p w14:paraId="6704E255" w14:textId="77777777" w:rsidR="004543E0" w:rsidRPr="003324F8" w:rsidRDefault="004543E0" w:rsidP="006E0ED6">
      <w:pPr>
        <w:rPr>
          <w:color w:val="0000FF"/>
          <w:rPrChange w:id="64" w:author="יוסי ירון" w:date="2026-03-16T14:53:00Z" w16du:dateUtc="2026-03-16T12:53:00Z">
            <w:rPr/>
          </w:rPrChange>
        </w:rPr>
      </w:pPr>
      <w:r w:rsidRPr="003324F8">
        <w:rPr>
          <w:color w:val="0000FF"/>
          <w:rPrChange w:id="65" w:author="יוסי ירון" w:date="2026-03-16T14:53:00Z" w16du:dateUtc="2026-03-16T12:53:00Z">
            <w:rPr/>
          </w:rPrChange>
        </w:rPr>
        <w:t xml:space="preserve">- </w:t>
      </w:r>
      <w:r w:rsidRPr="003324F8">
        <w:rPr>
          <w:color w:val="0000FF"/>
          <w:rtl/>
          <w:rPrChange w:id="66" w:author="יוסי ירון" w:date="2026-03-16T14:53:00Z" w16du:dateUtc="2026-03-16T12:53:00Z">
            <w:rPr>
              <w:rtl/>
            </w:rPr>
          </w:rPrChange>
        </w:rPr>
        <w:t>לדוגמה: רשימה, מערך דו מימדי, עץ בינארי וכו'. מדוע נעשה שימוש בייצוג זה</w:t>
      </w:r>
    </w:p>
    <w:p w14:paraId="416BCCD1" w14:textId="77777777" w:rsidR="004543E0" w:rsidRPr="003324F8" w:rsidRDefault="004543E0" w:rsidP="006E0ED6">
      <w:pPr>
        <w:rPr>
          <w:color w:val="0000FF"/>
          <w:sz w:val="24"/>
          <w:rtl/>
          <w:rPrChange w:id="67" w:author="יוסי ירון" w:date="2026-03-16T14:53:00Z" w16du:dateUtc="2026-03-16T12:53:00Z">
            <w:rPr>
              <w:sz w:val="24"/>
              <w:rtl/>
            </w:rPr>
          </w:rPrChange>
        </w:rPr>
      </w:pPr>
      <w:r w:rsidRPr="003324F8">
        <w:rPr>
          <w:b/>
          <w:bCs/>
          <w:color w:val="0000FF"/>
          <w:rtl/>
          <w:rPrChange w:id="68" w:author="יוסי ירון" w:date="2026-03-16T14:53:00Z" w16du:dateUtc="2026-03-16T12:53:00Z">
            <w:rPr>
              <w:b/>
              <w:bCs/>
              <w:rtl/>
            </w:rPr>
          </w:rPrChange>
        </w:rPr>
        <w:t>אפליקציות / מערכות מנהליות</w:t>
      </w:r>
      <w:r w:rsidRPr="003324F8">
        <w:rPr>
          <w:color w:val="0000FF"/>
          <w:rtl/>
          <w:rPrChange w:id="69" w:author="יוסי ירון" w:date="2026-03-16T14:53:00Z" w16du:dateUtc="2026-03-16T12:53:00Z">
            <w:rPr>
              <w:rtl/>
            </w:rPr>
          </w:rPrChange>
        </w:rPr>
        <w:t xml:space="preserve"> - ייצוג מבני הנתונים, תכונותיהם, קשרים בין הנתונים</w:t>
      </w:r>
      <w:r w:rsidR="006E0ED6" w:rsidRPr="003324F8">
        <w:rPr>
          <w:color w:val="0000FF"/>
          <w:rtl/>
          <w:rPrChange w:id="70" w:author="יוסי ירון" w:date="2026-03-16T14:53:00Z" w16du:dateUtc="2026-03-16T12:53:00Z">
            <w:rPr>
              <w:rtl/>
            </w:rPr>
          </w:rPrChange>
        </w:rPr>
        <w:t xml:space="preserve"> (</w:t>
      </w:r>
      <w:r w:rsidRPr="003324F8">
        <w:rPr>
          <w:color w:val="0000FF"/>
          <w:rtl/>
          <w:rPrChange w:id="71" w:author="יוסי ירון" w:date="2026-03-16T14:53:00Z" w16du:dateUtc="2026-03-16T12:53:00Z">
            <w:rPr>
              <w:rtl/>
            </w:rPr>
          </w:rPrChange>
        </w:rPr>
        <w:t>אם קיימים</w:t>
      </w:r>
      <w:r w:rsidR="006E0ED6" w:rsidRPr="003324F8">
        <w:rPr>
          <w:color w:val="0000FF"/>
          <w:rtl/>
          <w:rPrChange w:id="72" w:author="יוסי ירון" w:date="2026-03-16T14:53:00Z" w16du:dateUtc="2026-03-16T12:53:00Z">
            <w:rPr>
              <w:rtl/>
            </w:rPr>
          </w:rPrChange>
        </w:rPr>
        <w:t>)</w:t>
      </w:r>
      <w:r w:rsidRPr="003324F8">
        <w:rPr>
          <w:color w:val="0000FF"/>
          <w:rtl/>
          <w:rPrChange w:id="73" w:author="יוסי ירון" w:date="2026-03-16T14:53:00Z" w16du:dateUtc="2026-03-16T12:53:00Z">
            <w:rPr>
              <w:rtl/>
            </w:rPr>
          </w:rPrChange>
        </w:rPr>
        <w:t xml:space="preserve"> ונימוק</w:t>
      </w:r>
      <w:r w:rsidR="006E0ED6" w:rsidRPr="003324F8">
        <w:rPr>
          <w:color w:val="0000FF"/>
          <w:rtl/>
          <w:rPrChange w:id="74" w:author="יוסי ירון" w:date="2026-03-16T14:53:00Z" w16du:dateUtc="2026-03-16T12:53:00Z">
            <w:rPr>
              <w:rtl/>
            </w:rPr>
          </w:rPrChange>
        </w:rPr>
        <w:t xml:space="preserve">, </w:t>
      </w:r>
      <w:r w:rsidRPr="003324F8">
        <w:rPr>
          <w:color w:val="0000FF"/>
          <w:rPrChange w:id="75" w:author="יוסי ירון" w:date="2026-03-16T14:53:00Z" w16du:dateUtc="2026-03-16T12:53:00Z">
            <w:rPr/>
          </w:rPrChange>
        </w:rPr>
        <w:t xml:space="preserve"> </w:t>
      </w:r>
      <w:r w:rsidRPr="003324F8">
        <w:rPr>
          <w:color w:val="0000FF"/>
          <w:rtl/>
          <w:rPrChange w:id="76" w:author="יוסי ירון" w:date="2026-03-16T14:53:00Z" w16du:dateUtc="2026-03-16T12:53:00Z">
            <w:rPr>
              <w:rtl/>
            </w:rPr>
          </w:rPrChange>
        </w:rPr>
        <w:t>לדוגמה: רשימה, מערך דו מימדי, טבלאות וכו'. מדוע נעשה שימוש בייצוג זה</w:t>
      </w:r>
    </w:p>
    <w:p w14:paraId="5F9D4404" w14:textId="77777777" w:rsidR="006E0ED6" w:rsidRPr="003324F8" w:rsidRDefault="004543E0" w:rsidP="006E0ED6">
      <w:pPr>
        <w:rPr>
          <w:color w:val="0000FF"/>
          <w:sz w:val="24"/>
          <w:rtl/>
          <w:rPrChange w:id="77" w:author="יוסי ירון" w:date="2026-03-16T14:53:00Z" w16du:dateUtc="2026-03-16T12:53:00Z">
            <w:rPr>
              <w:sz w:val="24"/>
              <w:rtl/>
            </w:rPr>
          </w:rPrChange>
        </w:rPr>
      </w:pPr>
      <w:r w:rsidRPr="003324F8">
        <w:rPr>
          <w:color w:val="0000FF"/>
          <w:sz w:val="24"/>
          <w:rtl/>
          <w:rPrChange w:id="78" w:author="יוסי ירון" w:date="2026-03-16T14:53:00Z" w16du:dateUtc="2026-03-16T12:53:00Z">
            <w:rPr>
              <w:sz w:val="24"/>
              <w:rtl/>
            </w:rPr>
          </w:rPrChange>
        </w:rPr>
        <w:t xml:space="preserve"> </w:t>
      </w:r>
    </w:p>
    <w:p w14:paraId="2F474258" w14:textId="77777777" w:rsidR="004543E0" w:rsidRPr="003324F8" w:rsidRDefault="004543E0" w:rsidP="006E0ED6">
      <w:pPr>
        <w:rPr>
          <w:color w:val="0000FF"/>
          <w:sz w:val="24"/>
          <w:rtl/>
          <w:rPrChange w:id="79" w:author="יוסי ירון" w:date="2026-03-16T14:53:00Z" w16du:dateUtc="2026-03-16T12:53:00Z">
            <w:rPr>
              <w:sz w:val="24"/>
              <w:rtl/>
            </w:rPr>
          </w:rPrChange>
        </w:rPr>
      </w:pPr>
      <w:r w:rsidRPr="003324F8">
        <w:rPr>
          <w:color w:val="0000FF"/>
          <w:sz w:val="24"/>
          <w:rtl/>
          <w:rPrChange w:id="80" w:author="יוסי ירון" w:date="2026-03-16T14:53:00Z" w16du:dateUtc="2026-03-16T12:53:00Z">
            <w:rPr>
              <w:sz w:val="24"/>
              <w:rtl/>
            </w:rPr>
          </w:rPrChange>
        </w:rPr>
        <w:t>האם קיים במהלך הפרוייקט עידכון מידע, קריאה, הוספה ומחיקה , באיזה נתונים ולמה זאת הסיבה שנבחרה</w:t>
      </w:r>
    </w:p>
    <w:p w14:paraId="5BC8EB3B" w14:textId="77777777" w:rsidR="004543E0" w:rsidRDefault="004543E0" w:rsidP="004543E0">
      <w:pPr>
        <w:rPr>
          <w:rFonts w:ascii="David" w:hAnsi="David"/>
          <w:sz w:val="24"/>
          <w:rtl/>
        </w:rPr>
      </w:pPr>
    </w:p>
    <w:p w14:paraId="45F5184A" w14:textId="77777777" w:rsidR="004543E0" w:rsidRPr="00D87E2F" w:rsidRDefault="004543E0" w:rsidP="004543E0">
      <w:pPr>
        <w:rPr>
          <w:rFonts w:ascii="David" w:hAnsi="David"/>
          <w:sz w:val="24"/>
          <w:rtl/>
        </w:rPr>
      </w:pPr>
    </w:p>
    <w:p w14:paraId="66B1B143" w14:textId="77777777" w:rsidR="004543E0" w:rsidRPr="004D38FB" w:rsidRDefault="004543E0" w:rsidP="004543E0">
      <w:pPr>
        <w:rPr>
          <w:rFonts w:ascii="David" w:hAnsi="David"/>
          <w:rtl/>
        </w:rPr>
      </w:pPr>
    </w:p>
    <w:p w14:paraId="49EA4423" w14:textId="77777777" w:rsidR="004543E0" w:rsidRPr="004D38FB" w:rsidRDefault="004543E0" w:rsidP="004543E0">
      <w:pPr>
        <w:rPr>
          <w:rFonts w:ascii="David" w:hAnsi="David"/>
          <w:rtl/>
        </w:rPr>
      </w:pPr>
    </w:p>
    <w:p w14:paraId="3B44C2AA" w14:textId="77777777" w:rsidR="004543E0" w:rsidRPr="004D38FB" w:rsidRDefault="004543E0" w:rsidP="004543E0">
      <w:pPr>
        <w:rPr>
          <w:rFonts w:ascii="David" w:hAnsi="David"/>
          <w:rtl/>
        </w:rPr>
      </w:pPr>
    </w:p>
    <w:p w14:paraId="57ECC654" w14:textId="77777777" w:rsidR="004543E0" w:rsidRPr="004D38FB" w:rsidRDefault="004543E0" w:rsidP="004543E0">
      <w:pPr>
        <w:rPr>
          <w:rFonts w:ascii="David" w:hAnsi="David"/>
          <w:rtl/>
        </w:rPr>
      </w:pPr>
    </w:p>
    <w:p w14:paraId="318164CD" w14:textId="77777777" w:rsidR="004543E0" w:rsidRPr="004D38FB" w:rsidRDefault="004543E0" w:rsidP="004543E0">
      <w:pPr>
        <w:rPr>
          <w:rFonts w:ascii="David" w:hAnsi="David"/>
          <w:rtl/>
        </w:rPr>
      </w:pPr>
    </w:p>
    <w:p w14:paraId="4C04CF9C" w14:textId="77777777" w:rsidR="004543E0" w:rsidRPr="004D38FB" w:rsidRDefault="004543E0" w:rsidP="004543E0">
      <w:pPr>
        <w:rPr>
          <w:rFonts w:ascii="David" w:hAnsi="David"/>
          <w:rtl/>
        </w:rPr>
      </w:pPr>
    </w:p>
    <w:p w14:paraId="6F9D63EB" w14:textId="77777777" w:rsidR="004543E0" w:rsidRDefault="004543E0" w:rsidP="004543E0">
      <w:pPr>
        <w:bidi w:val="0"/>
        <w:rPr>
          <w:rFonts w:ascii="David" w:eastAsiaTheme="majorEastAsia" w:hAnsi="David"/>
          <w:color w:val="365F91" w:themeColor="accent1" w:themeShade="BF"/>
          <w:sz w:val="32"/>
          <w:szCs w:val="32"/>
          <w:rtl/>
        </w:rPr>
      </w:pPr>
      <w:bookmarkStart w:id="81" w:name="_Toc101282719"/>
      <w:r>
        <w:rPr>
          <w:rFonts w:ascii="David" w:hAnsi="David"/>
          <w:rtl/>
        </w:rPr>
        <w:br w:type="page"/>
      </w:r>
    </w:p>
    <w:p w14:paraId="040F1CD2" w14:textId="77777777" w:rsidR="004543E0" w:rsidRPr="004D38FB" w:rsidRDefault="004543E0" w:rsidP="004543E0">
      <w:pPr>
        <w:pStyle w:val="Heading1"/>
        <w:rPr>
          <w:rFonts w:ascii="David" w:hAnsi="David" w:cs="David"/>
          <w:rtl/>
        </w:rPr>
      </w:pPr>
      <w:bookmarkStart w:id="82" w:name="_Toc224567524"/>
      <w:r>
        <w:rPr>
          <w:rFonts w:ascii="David" w:hAnsi="David" w:cs="David" w:hint="cs"/>
          <w:rtl/>
        </w:rPr>
        <w:lastRenderedPageBreak/>
        <w:t>מבנה/ארכיטקטורה</w:t>
      </w:r>
      <w:bookmarkEnd w:id="82"/>
      <w:r>
        <w:rPr>
          <w:rFonts w:ascii="David" w:hAnsi="David" w:cs="David" w:hint="cs"/>
          <w:rtl/>
        </w:rPr>
        <w:t xml:space="preserve"> </w:t>
      </w:r>
      <w:bookmarkEnd w:id="81"/>
    </w:p>
    <w:p w14:paraId="52D14DE0" w14:textId="77777777" w:rsidR="004543E0" w:rsidRDefault="004543E0" w:rsidP="004543E0">
      <w:pPr>
        <w:pStyle w:val="Heading2"/>
        <w:rPr>
          <w:rtl/>
        </w:rPr>
      </w:pPr>
      <w:bookmarkStart w:id="83" w:name="_Toc101282724"/>
      <w:bookmarkStart w:id="84" w:name="_Toc224567525"/>
      <w:r w:rsidRPr="003C3394">
        <w:rPr>
          <w:rtl/>
        </w:rPr>
        <w:t>מחלקות הפרוייקט וקשרים ביניהם</w:t>
      </w:r>
      <w:bookmarkEnd w:id="83"/>
      <w:bookmarkEnd w:id="84"/>
    </w:p>
    <w:p w14:paraId="42A55CF2" w14:textId="77777777" w:rsidR="004543E0" w:rsidRPr="00D9204F" w:rsidRDefault="004543E0" w:rsidP="004543E0">
      <w:pPr>
        <w:rPr>
          <w:rFonts w:ascii="David" w:hAnsi="David"/>
          <w:color w:val="0033CC"/>
          <w:sz w:val="24"/>
        </w:rPr>
      </w:pPr>
      <w:r w:rsidRPr="00D9204F">
        <w:rPr>
          <w:rFonts w:ascii="David" w:hAnsi="David" w:hint="cs"/>
          <w:color w:val="0033CC"/>
          <w:sz w:val="24"/>
          <w:rtl/>
        </w:rPr>
        <w:t xml:space="preserve">תרשים </w:t>
      </w:r>
      <w:r w:rsidRPr="00D9204F">
        <w:rPr>
          <w:rFonts w:ascii="David" w:hAnsi="David" w:hint="cs"/>
          <w:color w:val="0033CC"/>
          <w:sz w:val="24"/>
        </w:rPr>
        <w:t>UML</w:t>
      </w:r>
      <w:r w:rsidRPr="00D9204F">
        <w:rPr>
          <w:rFonts w:ascii="David" w:hAnsi="David" w:hint="cs"/>
          <w:color w:val="0033CC"/>
          <w:sz w:val="24"/>
          <w:rtl/>
        </w:rPr>
        <w:t xml:space="preserve"> של המחלקות והקשרים ביניהם</w:t>
      </w:r>
    </w:p>
    <w:p w14:paraId="5CEB9032" w14:textId="77777777" w:rsidR="004543E0" w:rsidRPr="00D9204F" w:rsidRDefault="004543E0" w:rsidP="004543E0">
      <w:pPr>
        <w:rPr>
          <w:rFonts w:ascii="David" w:hAnsi="David"/>
          <w:color w:val="0033CC"/>
          <w:rtl/>
        </w:rPr>
      </w:pPr>
      <w:r w:rsidRPr="00D9204F">
        <w:rPr>
          <w:rFonts w:ascii="David" w:hAnsi="David" w:hint="cs"/>
          <w:color w:val="0033CC"/>
          <w:rtl/>
        </w:rPr>
        <w:t xml:space="preserve">אם לא נכנס בתרשים אחד </w:t>
      </w:r>
      <w:r w:rsidRPr="00D9204F">
        <w:rPr>
          <w:rFonts w:ascii="David" w:hAnsi="David"/>
          <w:color w:val="0033CC"/>
          <w:rtl/>
        </w:rPr>
        <w:t>–</w:t>
      </w:r>
      <w:r w:rsidRPr="00D9204F">
        <w:rPr>
          <w:rFonts w:ascii="David" w:hAnsi="David" w:hint="cs"/>
          <w:color w:val="0033CC"/>
          <w:rtl/>
        </w:rPr>
        <w:t xml:space="preserve"> אפשר לפצל </w:t>
      </w:r>
    </w:p>
    <w:p w14:paraId="5407B7AA" w14:textId="77777777" w:rsidR="00D051EE" w:rsidRPr="004909D5" w:rsidRDefault="00D051EE" w:rsidP="00D051EE">
      <w:pPr>
        <w:pStyle w:val="Heading3"/>
        <w:rPr>
          <w:rtl/>
        </w:rPr>
      </w:pPr>
      <w:bookmarkStart w:id="85" w:name="_Toc224567526"/>
      <w:r>
        <w:rPr>
          <w:rFonts w:hint="cs"/>
          <w:rtl/>
        </w:rPr>
        <w:t>תרשים מחלקות</w:t>
      </w:r>
      <w:bookmarkEnd w:id="85"/>
    </w:p>
    <w:p w14:paraId="471DC502" w14:textId="77777777" w:rsidR="00D051EE" w:rsidRDefault="00D051EE" w:rsidP="00D051EE">
      <w:pPr>
        <w:rPr>
          <w:color w:val="0000FF"/>
          <w:rtl/>
        </w:rPr>
      </w:pPr>
      <w:r>
        <w:rPr>
          <w:rFonts w:hint="cs"/>
          <w:color w:val="0000FF"/>
          <w:rtl/>
        </w:rPr>
        <w:t>תרשים מחלקות שנוצר מה-</w:t>
      </w:r>
      <w:r>
        <w:rPr>
          <w:color w:val="0000FF"/>
        </w:rPr>
        <w:t>PLUGI</w:t>
      </w:r>
      <w:r>
        <w:rPr>
          <w:rFonts w:hint="cs"/>
          <w:color w:val="0000FF"/>
        </w:rPr>
        <w:t>N</w:t>
      </w:r>
      <w:r>
        <w:rPr>
          <w:rFonts w:hint="cs"/>
          <w:color w:val="0000FF"/>
          <w:rtl/>
        </w:rPr>
        <w:t xml:space="preserve"> המתאים.</w:t>
      </w:r>
    </w:p>
    <w:p w14:paraId="5C1BA5CE" w14:textId="77777777" w:rsidR="00D051EE" w:rsidRPr="001368EB" w:rsidRDefault="00D051EE" w:rsidP="00D051EE">
      <w:pPr>
        <w:rPr>
          <w:color w:val="0000FF"/>
          <w:rtl/>
        </w:rPr>
      </w:pPr>
      <w:r w:rsidRPr="001368EB">
        <w:rPr>
          <w:rFonts w:hint="cs"/>
          <w:color w:val="0000FF"/>
          <w:rtl/>
        </w:rPr>
        <w:t xml:space="preserve">אם התרשים מסובך אפשר ורצוי לפרק לכמה תרשימים (אפשר לשים כמה תרשימים שרוצים בתוך אותו פרויקט) ולשים בדפים שונים. לחילופין אם יש מחלקות שאינן מקושרות למחלקות אחרות, אפשר לשים אותן באזור נפרד באותו שרטוט ואז לצלם את המסך ע"י </w:t>
      </w:r>
      <w:r w:rsidRPr="001368EB">
        <w:rPr>
          <w:color w:val="0000FF"/>
        </w:rPr>
        <w:t>Alt-PrtScn</w:t>
      </w:r>
      <w:r w:rsidRPr="001368EB">
        <w:rPr>
          <w:rFonts w:hint="cs"/>
          <w:color w:val="0000FF"/>
          <w:rtl/>
        </w:rPr>
        <w:t>, לחתוך את השוליים (</w:t>
      </w:r>
      <w:r w:rsidRPr="001368EB">
        <w:rPr>
          <w:color w:val="0000FF"/>
        </w:rPr>
        <w:t>Crop</w:t>
      </w:r>
      <w:r w:rsidRPr="001368EB">
        <w:rPr>
          <w:rFonts w:hint="cs"/>
          <w:color w:val="0000FF"/>
          <w:rtl/>
        </w:rPr>
        <w:t>) ולשים בדף נפרד.</w:t>
      </w:r>
    </w:p>
    <w:p w14:paraId="2BB4C600" w14:textId="77777777" w:rsidR="00D051EE" w:rsidRDefault="00D051EE" w:rsidP="00D051EE">
      <w:pPr>
        <w:rPr>
          <w:b/>
          <w:bCs/>
          <w:color w:val="0000FF"/>
          <w:rtl/>
        </w:rPr>
      </w:pPr>
      <w:r w:rsidRPr="001368EB">
        <w:rPr>
          <w:rFonts w:hint="cs"/>
          <w:b/>
          <w:bCs/>
          <w:color w:val="0000FF"/>
          <w:rtl/>
        </w:rPr>
        <w:t>זהו אחד החלקים הכי חשובים בספר הפרויקט שלכם. דאגו שהוא יהיה בנוי ומעומד כמו שצריך.</w:t>
      </w:r>
    </w:p>
    <w:p w14:paraId="511CB2A2" w14:textId="77777777" w:rsidR="006313EE" w:rsidRPr="00561E21" w:rsidRDefault="00561E21" w:rsidP="00D051EE">
      <w:pPr>
        <w:rPr>
          <w:b/>
          <w:bCs/>
          <w:color w:val="0000FF"/>
          <w:u w:val="single"/>
          <w:rtl/>
          <w:rPrChange w:id="86" w:author="יוסי ירון" w:date="2026-03-16T14:56:00Z" w16du:dateUtc="2026-03-16T12:56:00Z">
            <w:rPr>
              <w:b/>
              <w:bCs/>
              <w:color w:val="0000FF"/>
              <w:rtl/>
            </w:rPr>
          </w:rPrChange>
        </w:rPr>
      </w:pPr>
      <w:ins w:id="87" w:author="יוסי ירון" w:date="2026-03-16T14:57:00Z" w16du:dateUtc="2026-03-16T12:57:00Z">
        <w:r>
          <w:rPr>
            <w:rFonts w:hint="cs"/>
            <w:b/>
            <w:bCs/>
            <w:color w:val="0000FF"/>
            <w:u w:val="single"/>
            <w:rtl/>
          </w:rPr>
          <w:t>תרש</w:t>
        </w:r>
      </w:ins>
      <w:ins w:id="88" w:author="יוסי ירון" w:date="2026-03-16T14:58:00Z" w16du:dateUtc="2026-03-16T12:58:00Z">
        <w:r>
          <w:rPr>
            <w:rFonts w:hint="cs"/>
            <w:b/>
            <w:bCs/>
            <w:color w:val="0000FF"/>
            <w:u w:val="single"/>
            <w:rtl/>
          </w:rPr>
          <w:t>ימ</w:t>
        </w:r>
      </w:ins>
      <w:ins w:id="89" w:author="יוסי ירון" w:date="2026-03-16T14:57:00Z" w16du:dateUtc="2026-03-16T12:57:00Z">
        <w:r>
          <w:rPr>
            <w:rFonts w:hint="cs"/>
            <w:b/>
            <w:bCs/>
            <w:color w:val="0000FF"/>
            <w:u w:val="single"/>
            <w:rtl/>
          </w:rPr>
          <w:t>י</w:t>
        </w:r>
      </w:ins>
      <w:ins w:id="90" w:author="יוסי ירון" w:date="2026-03-16T14:58:00Z" w16du:dateUtc="2026-03-16T12:58:00Z">
        <w:r>
          <w:rPr>
            <w:rFonts w:hint="cs"/>
            <w:b/>
            <w:bCs/>
            <w:color w:val="0000FF"/>
            <w:u w:val="single"/>
            <w:rtl/>
          </w:rPr>
          <w:t xml:space="preserve"> המחלקות</w:t>
        </w:r>
      </w:ins>
      <w:ins w:id="91" w:author="יוסי ירון" w:date="2026-03-16T14:57:00Z" w16du:dateUtc="2026-03-16T12:57:00Z">
        <w:r>
          <w:rPr>
            <w:rFonts w:hint="cs"/>
            <w:b/>
            <w:bCs/>
            <w:color w:val="0000FF"/>
            <w:u w:val="single"/>
            <w:rtl/>
          </w:rPr>
          <w:t xml:space="preserve"> </w:t>
        </w:r>
        <w:r w:rsidRPr="00561E21">
          <w:rPr>
            <w:b/>
            <w:bCs/>
            <w:color w:val="0000FF"/>
            <w:rtl/>
            <w:rPrChange w:id="92" w:author="יוסי ירון" w:date="2026-03-16T14:58:00Z" w16du:dateUtc="2026-03-16T12:58:00Z">
              <w:rPr>
                <w:b/>
                <w:bCs/>
                <w:color w:val="0000FF"/>
                <w:u w:val="single"/>
                <w:rtl/>
              </w:rPr>
            </w:rPrChange>
          </w:rPr>
          <w:t>*חייב</w:t>
        </w:r>
      </w:ins>
      <w:ins w:id="93" w:author="יוסי ירון" w:date="2026-03-16T14:58:00Z" w16du:dateUtc="2026-03-16T12:58:00Z">
        <w:r w:rsidRPr="00561E21">
          <w:rPr>
            <w:rFonts w:hint="eastAsia"/>
            <w:b/>
            <w:bCs/>
            <w:color w:val="0000FF"/>
            <w:rtl/>
            <w:rPrChange w:id="94" w:author="יוסי ירון" w:date="2026-03-16T14:58:00Z" w16du:dateUtc="2026-03-16T12:58:00Z">
              <w:rPr>
                <w:rFonts w:hint="eastAsia"/>
                <w:b/>
                <w:bCs/>
                <w:color w:val="0000FF"/>
                <w:u w:val="single"/>
                <w:rtl/>
              </w:rPr>
            </w:rPrChange>
          </w:rPr>
          <w:t>ים</w:t>
        </w:r>
      </w:ins>
      <w:ins w:id="95" w:author="יוסי ירון" w:date="2026-03-16T14:57:00Z" w16du:dateUtc="2026-03-16T12:57:00Z">
        <w:r w:rsidRPr="00561E21">
          <w:rPr>
            <w:b/>
            <w:bCs/>
            <w:color w:val="0000FF"/>
            <w:rtl/>
            <w:rPrChange w:id="96" w:author="יוסי ירון" w:date="2026-03-16T14:58:00Z" w16du:dateUtc="2026-03-16T12:58:00Z">
              <w:rPr>
                <w:b/>
                <w:bCs/>
                <w:color w:val="0000FF"/>
                <w:u w:val="single"/>
                <w:rtl/>
              </w:rPr>
            </w:rPrChange>
          </w:rPr>
          <w:t>*</w:t>
        </w:r>
        <w:r>
          <w:rPr>
            <w:rFonts w:hint="cs"/>
            <w:b/>
            <w:bCs/>
            <w:color w:val="0000FF"/>
            <w:u w:val="single"/>
            <w:rtl/>
          </w:rPr>
          <w:t xml:space="preserve"> להיות קריא</w:t>
        </w:r>
      </w:ins>
      <w:ins w:id="97" w:author="יוסי ירון" w:date="2026-03-16T14:58:00Z" w16du:dateUtc="2026-03-16T12:58:00Z">
        <w:r>
          <w:rPr>
            <w:rFonts w:hint="cs"/>
            <w:b/>
            <w:bCs/>
            <w:color w:val="0000FF"/>
            <w:u w:val="single"/>
            <w:rtl/>
          </w:rPr>
          <w:t>ים</w:t>
        </w:r>
      </w:ins>
      <w:ins w:id="98" w:author="יוסי ירון" w:date="2026-03-16T14:57:00Z" w16du:dateUtc="2026-03-16T12:57:00Z">
        <w:r>
          <w:rPr>
            <w:rFonts w:hint="cs"/>
            <w:b/>
            <w:bCs/>
            <w:color w:val="0000FF"/>
            <w:u w:val="single"/>
            <w:rtl/>
          </w:rPr>
          <w:t xml:space="preserve"> (גם בגירסת ה-</w:t>
        </w:r>
        <w:r>
          <w:rPr>
            <w:b/>
            <w:bCs/>
            <w:color w:val="0000FF"/>
            <w:u w:val="single"/>
          </w:rPr>
          <w:t>PDF</w:t>
        </w:r>
        <w:r>
          <w:rPr>
            <w:rFonts w:hint="cs"/>
            <w:b/>
            <w:bCs/>
            <w:color w:val="0000FF"/>
            <w:u w:val="single"/>
            <w:rtl/>
          </w:rPr>
          <w:t>). אם ההעברה ל-</w:t>
        </w:r>
        <w:r>
          <w:rPr>
            <w:b/>
            <w:bCs/>
            <w:color w:val="0000FF"/>
            <w:u w:val="single"/>
          </w:rPr>
          <w:t>PDF</w:t>
        </w:r>
        <w:r>
          <w:rPr>
            <w:rFonts w:hint="cs"/>
            <w:b/>
            <w:bCs/>
            <w:color w:val="0000FF"/>
            <w:u w:val="single"/>
            <w:rtl/>
          </w:rPr>
          <w:t xml:space="preserve"> מורידה רזולוציה ברמה שלא מאפשרת קריאה, יש לצרף קישור ל-</w:t>
        </w:r>
        <w:r>
          <w:rPr>
            <w:b/>
            <w:bCs/>
            <w:color w:val="0000FF"/>
            <w:u w:val="single"/>
          </w:rPr>
          <w:t>Google Drive</w:t>
        </w:r>
        <w:r>
          <w:rPr>
            <w:rFonts w:hint="cs"/>
            <w:b/>
            <w:bCs/>
            <w:color w:val="0000FF"/>
            <w:u w:val="single"/>
            <w:rtl/>
          </w:rPr>
          <w:t xml:space="preserve"> </w:t>
        </w:r>
      </w:ins>
      <w:ins w:id="99" w:author="יוסי ירון" w:date="2026-03-16T14:58:00Z" w16du:dateUtc="2026-03-16T12:58:00Z">
        <w:r>
          <w:rPr>
            <w:rFonts w:hint="cs"/>
            <w:b/>
            <w:bCs/>
            <w:color w:val="0000FF"/>
            <w:u w:val="single"/>
            <w:rtl/>
          </w:rPr>
          <w:t>המאפשר צפיה בתרשים (כקובץ תמונה) והורדתו.</w:t>
        </w:r>
      </w:ins>
    </w:p>
    <w:p w14:paraId="54FDD960" w14:textId="77777777" w:rsidR="006313EE" w:rsidRPr="006313EE" w:rsidRDefault="006313EE" w:rsidP="00561E21">
      <w:pPr>
        <w:rPr>
          <w:b/>
          <w:bCs/>
          <w:color w:val="0000FF"/>
          <w:rtl/>
        </w:rPr>
      </w:pPr>
      <w:del w:id="100" w:author="יוסי ירון" w:date="2026-03-16T14:55:00Z" w16du:dateUtc="2026-03-16T12:55:00Z">
        <w:r w:rsidDel="00561E21">
          <w:rPr>
            <w:rFonts w:hint="cs"/>
            <w:b/>
            <w:bCs/>
            <w:color w:val="0000FF"/>
            <w:rtl/>
          </w:rPr>
          <w:delText>במצגת 49 יש הוראות מפורטות איך להתקין את ה-</w:delText>
        </w:r>
        <w:r w:rsidDel="00561E21">
          <w:rPr>
            <w:b/>
            <w:bCs/>
            <w:color w:val="0000FF"/>
          </w:rPr>
          <w:delText>plugins</w:delText>
        </w:r>
        <w:r w:rsidDel="00561E21">
          <w:rPr>
            <w:rFonts w:hint="cs"/>
            <w:b/>
            <w:bCs/>
            <w:color w:val="0000FF"/>
            <w:rtl/>
          </w:rPr>
          <w:delText xml:space="preserve"> באמצעותם בונים את תרשים המחלקות </w:delText>
        </w:r>
      </w:del>
      <w:ins w:id="101" w:author="יוסי ירון" w:date="2026-03-16T14:55:00Z" w16du:dateUtc="2026-03-16T12:55:00Z">
        <w:r w:rsidR="00561E21">
          <w:rPr>
            <w:rFonts w:hint="cs"/>
            <w:b/>
            <w:bCs/>
            <w:color w:val="0000FF"/>
            <w:rtl/>
          </w:rPr>
          <w:t xml:space="preserve">יש מגוון </w:t>
        </w:r>
      </w:ins>
      <w:ins w:id="102" w:author="יוסי ירון" w:date="2026-03-16T14:56:00Z" w16du:dateUtc="2026-03-16T12:56:00Z">
        <w:r w:rsidR="00561E21">
          <w:rPr>
            <w:rFonts w:hint="cs"/>
            <w:b/>
            <w:bCs/>
            <w:color w:val="0000FF"/>
            <w:rtl/>
          </w:rPr>
          <w:t xml:space="preserve">כלים שמאפשרים לשרטט </w:t>
        </w:r>
        <w:r w:rsidR="00561E21">
          <w:rPr>
            <w:b/>
            <w:bCs/>
            <w:color w:val="0000FF"/>
          </w:rPr>
          <w:t>UML</w:t>
        </w:r>
        <w:r w:rsidR="00561E21">
          <w:rPr>
            <w:rFonts w:hint="cs"/>
            <w:b/>
            <w:bCs/>
            <w:color w:val="0000FF"/>
            <w:rtl/>
          </w:rPr>
          <w:t xml:space="preserve"> מתוך הקוד. פיתרון אפשרי הוא שילוב של ה-</w:t>
        </w:r>
        <w:r w:rsidR="00561E21">
          <w:rPr>
            <w:b/>
            <w:bCs/>
            <w:color w:val="0000FF"/>
          </w:rPr>
          <w:t>plugins</w:t>
        </w:r>
        <w:r w:rsidR="00561E21">
          <w:rPr>
            <w:rFonts w:hint="cs"/>
            <w:b/>
            <w:bCs/>
            <w:color w:val="0000FF"/>
            <w:rtl/>
          </w:rPr>
          <w:t xml:space="preserve"> הבאים </w:t>
        </w:r>
      </w:ins>
      <w:r>
        <w:rPr>
          <w:rFonts w:hint="cs"/>
          <w:b/>
          <w:bCs/>
          <w:color w:val="0000FF"/>
          <w:rtl/>
        </w:rPr>
        <w:t>(</w:t>
      </w:r>
      <w:r w:rsidRPr="006313EE">
        <w:rPr>
          <w:b/>
          <w:bCs/>
          <w:color w:val="0000FF"/>
        </w:rPr>
        <w:t>PlantUML Integration</w:t>
      </w:r>
      <w:r w:rsidRPr="006313EE">
        <w:rPr>
          <w:b/>
          <w:bCs/>
          <w:color w:val="0000FF"/>
          <w:rtl/>
        </w:rPr>
        <w:t xml:space="preserve"> </w:t>
      </w:r>
      <w:r>
        <w:rPr>
          <w:rFonts w:hint="cs"/>
          <w:b/>
          <w:bCs/>
          <w:color w:val="0000FF"/>
          <w:rtl/>
        </w:rPr>
        <w:t xml:space="preserve">+ </w:t>
      </w:r>
      <w:r w:rsidRPr="006313EE">
        <w:rPr>
          <w:b/>
          <w:bCs/>
          <w:color w:val="0000FF"/>
        </w:rPr>
        <w:t>PlantUML Parser</w:t>
      </w:r>
      <w:r>
        <w:rPr>
          <w:rFonts w:hint="cs"/>
          <w:b/>
          <w:bCs/>
          <w:color w:val="0000FF"/>
          <w:rtl/>
        </w:rPr>
        <w:t>).</w:t>
      </w:r>
    </w:p>
    <w:p w14:paraId="298920A0" w14:textId="77777777" w:rsidR="00D051EE" w:rsidRDefault="00D051EE" w:rsidP="00D051EE">
      <w:pPr>
        <w:bidi w:val="0"/>
        <w:spacing w:line="240" w:lineRule="auto"/>
        <w:jc w:val="left"/>
        <w:rPr>
          <w:color w:val="0000FF"/>
          <w:rtl/>
        </w:rPr>
      </w:pPr>
    </w:p>
    <w:p w14:paraId="0CB5716B" w14:textId="77777777" w:rsidR="0098361F" w:rsidRDefault="0098361F">
      <w:pPr>
        <w:bidi w:val="0"/>
        <w:spacing w:line="240" w:lineRule="auto"/>
        <w:jc w:val="left"/>
        <w:rPr>
          <w:color w:val="0000FF"/>
          <w:rtl/>
        </w:rPr>
      </w:pPr>
      <w:r>
        <w:rPr>
          <w:color w:val="0000FF"/>
          <w:rtl/>
        </w:rPr>
        <w:br w:type="page"/>
      </w:r>
    </w:p>
    <w:p w14:paraId="27CCE0CD" w14:textId="77777777" w:rsidR="00D051EE" w:rsidRDefault="00D051EE" w:rsidP="00D051EE">
      <w:pPr>
        <w:rPr>
          <w:color w:val="0000FF"/>
          <w:rtl/>
        </w:rPr>
      </w:pPr>
      <w:r>
        <w:rPr>
          <w:rFonts w:hint="cs"/>
          <w:color w:val="0000FF"/>
          <w:rtl/>
        </w:rPr>
        <w:lastRenderedPageBreak/>
        <w:t>דוגמ</w:t>
      </w:r>
      <w:r w:rsidR="00DE689D">
        <w:rPr>
          <w:rFonts w:hint="cs"/>
          <w:color w:val="0000FF"/>
          <w:rtl/>
        </w:rPr>
        <w:t>ה</w:t>
      </w:r>
      <w:r>
        <w:rPr>
          <w:rFonts w:hint="cs"/>
          <w:color w:val="0000FF"/>
          <w:rtl/>
        </w:rPr>
        <w:t xml:space="preserve"> לתרשים מחלקות עבור פרויקט  </w:t>
      </w:r>
      <w:r>
        <w:rPr>
          <w:color w:val="0000FF"/>
        </w:rPr>
        <w:t>Hangman</w:t>
      </w:r>
      <w:ins w:id="103" w:author="יוסי ירון" w:date="2026-03-16T15:20:00Z" w16du:dateUtc="2026-03-16T13:20:00Z">
        <w:r w:rsidR="00DE689D">
          <w:rPr>
            <w:rFonts w:hint="cs"/>
            <w:color w:val="0000FF"/>
            <w:rtl/>
          </w:rPr>
          <w:t xml:space="preserve"> (פרויקט שאינו ברמה של פרויקט בגרות אלא תרגיל בית)</w:t>
        </w:r>
        <w:r w:rsidR="001B23A6">
          <w:rPr>
            <w:rFonts w:hint="cs"/>
            <w:color w:val="0000FF"/>
            <w:rtl/>
          </w:rPr>
          <w:t>:</w:t>
        </w:r>
      </w:ins>
      <w:del w:id="104" w:author="יוסי ירון" w:date="2026-03-16T15:20:00Z" w16du:dateUtc="2026-03-16T13:20:00Z">
        <w:r w:rsidDel="001B23A6">
          <w:rPr>
            <w:rFonts w:hint="cs"/>
            <w:color w:val="0000FF"/>
            <w:rtl/>
          </w:rPr>
          <w:delText xml:space="preserve"> </w:delText>
        </w:r>
      </w:del>
    </w:p>
    <w:p w14:paraId="79D8E486" w14:textId="77777777" w:rsidR="00D051EE" w:rsidRDefault="00D051EE" w:rsidP="00D051EE">
      <w:pPr>
        <w:rPr>
          <w:color w:val="0000FF"/>
        </w:rPr>
      </w:pPr>
      <w:r>
        <w:rPr>
          <w:noProof/>
          <w:color w:val="0000FF"/>
        </w:rPr>
        <w:lastRenderedPageBreak/>
        <w:drawing>
          <wp:inline distT="0" distB="0" distL="0" distR="0" wp14:anchorId="1413BF76" wp14:editId="25800601">
            <wp:extent cx="8330957" cy="3592028"/>
            <wp:effectExtent l="0" t="2362200" r="0" b="23520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Diagram.png"/>
                    <pic:cNvPicPr/>
                  </pic:nvPicPr>
                  <pic:blipFill>
                    <a:blip r:embed="rId9">
                      <a:extLst>
                        <a:ext uri="{28A0092B-C50C-407E-A947-70E740481C1C}">
                          <a14:useLocalDpi xmlns:a14="http://schemas.microsoft.com/office/drawing/2010/main" val="0"/>
                        </a:ext>
                      </a:extLst>
                    </a:blip>
                    <a:stretch>
                      <a:fillRect/>
                    </a:stretch>
                  </pic:blipFill>
                  <pic:spPr>
                    <a:xfrm rot="16200000">
                      <a:off x="0" y="0"/>
                      <a:ext cx="8440310" cy="3639177"/>
                    </a:xfrm>
                    <a:prstGeom prst="rect">
                      <a:avLst/>
                    </a:prstGeom>
                  </pic:spPr>
                </pic:pic>
              </a:graphicData>
            </a:graphic>
          </wp:inline>
        </w:drawing>
      </w:r>
    </w:p>
    <w:p w14:paraId="10C3D089" w14:textId="77777777" w:rsidR="004543E0" w:rsidRDefault="00DE689D" w:rsidP="00DE689D">
      <w:pPr>
        <w:pStyle w:val="Heading3"/>
        <w:rPr>
          <w:ins w:id="105" w:author="יוסי ירון" w:date="2026-03-16T15:26:00Z" w16du:dateUtc="2026-03-16T13:26:00Z"/>
          <w:rtl/>
        </w:rPr>
      </w:pPr>
      <w:bookmarkStart w:id="106" w:name="_Toc224567527"/>
      <w:ins w:id="107" w:author="יוסי ירון" w:date="2026-03-16T15:22:00Z" w16du:dateUtc="2026-03-16T13:22:00Z">
        <w:r>
          <w:rPr>
            <w:rFonts w:hint="cs"/>
            <w:rtl/>
          </w:rPr>
          <w:lastRenderedPageBreak/>
          <w:t>הסברים נוספים</w:t>
        </w:r>
      </w:ins>
      <w:bookmarkEnd w:id="106"/>
    </w:p>
    <w:p w14:paraId="4323C1F4" w14:textId="77777777" w:rsidR="0074517D" w:rsidRPr="0074517D" w:rsidRDefault="0074517D">
      <w:pPr>
        <w:rPr>
          <w:ins w:id="108" w:author="יוסי ירון" w:date="2026-03-16T15:22:00Z" w16du:dateUtc="2026-03-16T13:22:00Z"/>
          <w:i/>
          <w:iCs/>
          <w:color w:val="0000FF"/>
          <w:rtl/>
          <w:rPrChange w:id="109" w:author="יוסי ירון" w:date="2026-03-16T15:26:00Z" w16du:dateUtc="2026-03-16T13:26:00Z">
            <w:rPr>
              <w:ins w:id="110" w:author="יוסי ירון" w:date="2026-03-16T15:22:00Z" w16du:dateUtc="2026-03-16T13:22:00Z"/>
              <w:rtl/>
            </w:rPr>
          </w:rPrChange>
        </w:rPr>
        <w:pPrChange w:id="111" w:author="יוסי ירון" w:date="2026-03-16T15:26:00Z" w16du:dateUtc="2026-03-16T13:26:00Z">
          <w:pPr>
            <w:pStyle w:val="Heading3"/>
          </w:pPr>
        </w:pPrChange>
      </w:pPr>
      <w:ins w:id="112" w:author="יוסי ירון" w:date="2026-03-16T15:26:00Z" w16du:dateUtc="2026-03-16T13:26:00Z">
        <w:r w:rsidRPr="0074517D">
          <w:rPr>
            <w:rFonts w:hint="eastAsia"/>
            <w:i/>
            <w:iCs/>
            <w:color w:val="0000FF"/>
            <w:rtl/>
            <w:rPrChange w:id="113" w:author="יוסי ירון" w:date="2026-03-16T15:26:00Z" w16du:dateUtc="2026-03-16T13:26:00Z">
              <w:rPr>
                <w:rFonts w:hint="eastAsia"/>
                <w:rtl/>
              </w:rPr>
            </w:rPrChange>
          </w:rPr>
          <w:t>בנקודה</w:t>
        </w:r>
        <w:r w:rsidRPr="0074517D">
          <w:rPr>
            <w:i/>
            <w:iCs/>
            <w:color w:val="0000FF"/>
            <w:rtl/>
            <w:rPrChange w:id="114" w:author="יוסי ירון" w:date="2026-03-16T15:26:00Z" w16du:dateUtc="2026-03-16T13:26:00Z">
              <w:rPr>
                <w:rtl/>
              </w:rPr>
            </w:rPrChange>
          </w:rPr>
          <w:t xml:space="preserve"> זו עליכם להוסיף </w:t>
        </w:r>
        <w:r>
          <w:rPr>
            <w:rFonts w:hint="cs"/>
            <w:i/>
            <w:iCs/>
            <w:color w:val="0000FF"/>
            <w:rtl/>
          </w:rPr>
          <w:t xml:space="preserve">תתי-פרקים נוספים </w:t>
        </w:r>
      </w:ins>
      <w:ins w:id="115" w:author="יוסי ירון" w:date="2026-03-16T15:27:00Z" w16du:dateUtc="2026-03-16T13:27:00Z">
        <w:r>
          <w:rPr>
            <w:rFonts w:hint="cs"/>
            <w:i/>
            <w:iCs/>
            <w:color w:val="0000FF"/>
            <w:rtl/>
          </w:rPr>
          <w:t xml:space="preserve">לפי הצורך </w:t>
        </w:r>
      </w:ins>
      <w:ins w:id="116" w:author="יוסי ירון" w:date="2026-03-16T15:26:00Z" w16du:dateUtc="2026-03-16T13:26:00Z">
        <w:r>
          <w:rPr>
            <w:rFonts w:hint="cs"/>
            <w:i/>
            <w:iCs/>
            <w:color w:val="0000FF"/>
            <w:rtl/>
          </w:rPr>
          <w:t>(</w:t>
        </w:r>
      </w:ins>
      <w:ins w:id="117" w:author="יוסי ירון" w:date="2026-03-16T15:27:00Z" w16du:dateUtc="2026-03-16T13:27:00Z">
        <w:r>
          <w:rPr>
            <w:rFonts w:hint="cs"/>
            <w:i/>
            <w:iCs/>
            <w:color w:val="0000FF"/>
            <w:rtl/>
          </w:rPr>
          <w:t>עם כותרות במקום ו</w:t>
        </w:r>
      </w:ins>
      <w:ins w:id="118" w:author="יוסי ירון" w:date="2026-03-16T15:26:00Z" w16du:dateUtc="2026-03-16T13:26:00Z">
        <w:r>
          <w:rPr>
            <w:rFonts w:hint="cs"/>
            <w:i/>
            <w:iCs/>
            <w:color w:val="0000FF"/>
            <w:rtl/>
          </w:rPr>
          <w:t>באותה ר</w:t>
        </w:r>
      </w:ins>
      <w:ins w:id="119" w:author="יוסי ירון" w:date="2026-03-16T15:27:00Z" w16du:dateUtc="2026-03-16T13:27:00Z">
        <w:r>
          <w:rPr>
            <w:rFonts w:hint="cs"/>
            <w:i/>
            <w:iCs/>
            <w:color w:val="0000FF"/>
            <w:rtl/>
          </w:rPr>
          <w:t>מה כמו "הסברים נוספים") :</w:t>
        </w:r>
      </w:ins>
    </w:p>
    <w:p w14:paraId="4DD49198" w14:textId="77777777" w:rsidR="00DE689D" w:rsidRPr="0074517D" w:rsidRDefault="00DE689D">
      <w:pPr>
        <w:pStyle w:val="ListParagraph"/>
        <w:numPr>
          <w:ilvl w:val="0"/>
          <w:numId w:val="18"/>
        </w:numPr>
        <w:rPr>
          <w:ins w:id="120" w:author="יוסי ירון" w:date="2026-03-16T15:23:00Z" w16du:dateUtc="2026-03-16T13:23:00Z"/>
          <w:color w:val="0000FF"/>
          <w:rtl/>
          <w:rPrChange w:id="121" w:author="יוסי ירון" w:date="2026-03-16T15:27:00Z" w16du:dateUtc="2026-03-16T13:27:00Z">
            <w:rPr>
              <w:ins w:id="122" w:author="יוסי ירון" w:date="2026-03-16T15:23:00Z" w16du:dateUtc="2026-03-16T13:23:00Z"/>
              <w:rtl/>
            </w:rPr>
          </w:rPrChange>
        </w:rPr>
        <w:pPrChange w:id="123" w:author="יוסי ירון" w:date="2026-03-16T15:27:00Z" w16du:dateUtc="2026-03-16T13:27:00Z">
          <w:pPr/>
        </w:pPrChange>
      </w:pPr>
      <w:ins w:id="124" w:author="יוסי ירון" w:date="2026-03-16T15:22:00Z" w16du:dateUtc="2026-03-16T13:22:00Z">
        <w:r w:rsidRPr="0074517D">
          <w:rPr>
            <w:rFonts w:hint="eastAsia"/>
            <w:color w:val="0000FF"/>
            <w:rtl/>
            <w:rPrChange w:id="125" w:author="יוסי ירון" w:date="2026-03-16T15:27:00Z" w16du:dateUtc="2026-03-16T13:27:00Z">
              <w:rPr>
                <w:rFonts w:hint="eastAsia"/>
                <w:rtl/>
              </w:rPr>
            </w:rPrChange>
          </w:rPr>
          <w:t>הסבר</w:t>
        </w:r>
        <w:r w:rsidRPr="0074517D">
          <w:rPr>
            <w:color w:val="0000FF"/>
            <w:rtl/>
            <w:rPrChange w:id="126" w:author="יוסי ירון" w:date="2026-03-16T15:27:00Z" w16du:dateUtc="2026-03-16T13:27:00Z">
              <w:rPr>
                <w:rtl/>
              </w:rPr>
            </w:rPrChange>
          </w:rPr>
          <w:t xml:space="preserve"> על מב</w:t>
        </w:r>
      </w:ins>
      <w:ins w:id="127" w:author="יוסי ירון" w:date="2026-03-16T15:23:00Z" w16du:dateUtc="2026-03-16T13:23:00Z">
        <w:r w:rsidRPr="0074517D">
          <w:rPr>
            <w:rFonts w:hint="eastAsia"/>
            <w:color w:val="0000FF"/>
            <w:rtl/>
            <w:rPrChange w:id="128" w:author="יוסי ירון" w:date="2026-03-16T15:27:00Z" w16du:dateUtc="2026-03-16T13:27:00Z">
              <w:rPr>
                <w:rFonts w:hint="eastAsia"/>
                <w:rtl/>
              </w:rPr>
            </w:rPrChange>
          </w:rPr>
          <w:t>נה</w:t>
        </w:r>
        <w:r w:rsidRPr="0074517D">
          <w:rPr>
            <w:color w:val="0000FF"/>
            <w:rtl/>
            <w:rPrChange w:id="129" w:author="יוסי ירון" w:date="2026-03-16T15:27:00Z" w16du:dateUtc="2026-03-16T13:27:00Z">
              <w:rPr>
                <w:rtl/>
              </w:rPr>
            </w:rPrChange>
          </w:rPr>
          <w:t xml:space="preserve"> העצים בפרויקט (איזה מחלקות נמצאות בתוך תתי-תיקיות)</w:t>
        </w:r>
      </w:ins>
      <w:ins w:id="130" w:author="יוסי ירון" w:date="2026-03-16T15:26:00Z" w16du:dateUtc="2026-03-16T13:26:00Z">
        <w:r w:rsidR="0074517D" w:rsidRPr="0074517D">
          <w:rPr>
            <w:color w:val="0000FF"/>
            <w:rtl/>
            <w:rPrChange w:id="131" w:author="יוסי ירון" w:date="2026-03-16T15:27:00Z" w16du:dateUtc="2026-03-16T13:27:00Z">
              <w:rPr>
                <w:rtl/>
              </w:rPr>
            </w:rPrChange>
          </w:rPr>
          <w:t xml:space="preserve"> </w:t>
        </w:r>
      </w:ins>
    </w:p>
    <w:p w14:paraId="6EE259E5" w14:textId="77777777" w:rsidR="00DE689D" w:rsidRPr="0074517D" w:rsidRDefault="00DE689D">
      <w:pPr>
        <w:pStyle w:val="ListParagraph"/>
        <w:numPr>
          <w:ilvl w:val="0"/>
          <w:numId w:val="18"/>
        </w:numPr>
        <w:rPr>
          <w:ins w:id="132" w:author="יוסי ירון" w:date="2026-03-16T15:24:00Z" w16du:dateUtc="2026-03-16T13:24:00Z"/>
          <w:color w:val="0000FF"/>
          <w:rtl/>
          <w:rPrChange w:id="133" w:author="יוסי ירון" w:date="2026-03-16T15:27:00Z" w16du:dateUtc="2026-03-16T13:27:00Z">
            <w:rPr>
              <w:ins w:id="134" w:author="יוסי ירון" w:date="2026-03-16T15:24:00Z" w16du:dateUtc="2026-03-16T13:24:00Z"/>
              <w:rtl/>
            </w:rPr>
          </w:rPrChange>
        </w:rPr>
        <w:pPrChange w:id="135" w:author="יוסי ירון" w:date="2026-03-16T15:27:00Z" w16du:dateUtc="2026-03-16T13:27:00Z">
          <w:pPr/>
        </w:pPrChange>
      </w:pPr>
      <w:ins w:id="136" w:author="יוסי ירון" w:date="2026-03-16T15:23:00Z" w16du:dateUtc="2026-03-16T13:23:00Z">
        <w:r w:rsidRPr="0074517D">
          <w:rPr>
            <w:rFonts w:hint="eastAsia"/>
            <w:color w:val="0000FF"/>
            <w:rtl/>
            <w:rPrChange w:id="137" w:author="יוסי ירון" w:date="2026-03-16T15:27:00Z" w16du:dateUtc="2026-03-16T13:27:00Z">
              <w:rPr>
                <w:rFonts w:hint="eastAsia"/>
                <w:rtl/>
              </w:rPr>
            </w:rPrChange>
          </w:rPr>
          <w:t>תרשימי</w:t>
        </w:r>
        <w:r w:rsidRPr="0074517D">
          <w:rPr>
            <w:color w:val="0000FF"/>
            <w:rtl/>
            <w:rPrChange w:id="138" w:author="יוסי ירון" w:date="2026-03-16T15:27:00Z" w16du:dateUtc="2026-03-16T13:27:00Z">
              <w:rPr>
                <w:rtl/>
              </w:rPr>
            </w:rPrChange>
          </w:rPr>
          <w:t xml:space="preserve"> זרימה המתארים אלגוריתמים</w:t>
        </w:r>
      </w:ins>
      <w:ins w:id="139" w:author="יוסי ירון" w:date="2026-03-16T15:25:00Z" w16du:dateUtc="2026-03-16T13:25:00Z">
        <w:r w:rsidR="00FB59D8" w:rsidRPr="0074517D">
          <w:rPr>
            <w:color w:val="0000FF"/>
            <w:rtl/>
            <w:rPrChange w:id="140" w:author="יוסי ירון" w:date="2026-03-16T15:27:00Z" w16du:dateUtc="2026-03-16T13:27:00Z">
              <w:rPr>
                <w:rtl/>
              </w:rPr>
            </w:rPrChange>
          </w:rPr>
          <w:t>/תהליכים</w:t>
        </w:r>
      </w:ins>
      <w:ins w:id="141" w:author="יוסי ירון" w:date="2026-03-16T15:23:00Z" w16du:dateUtc="2026-03-16T13:23:00Z">
        <w:r w:rsidRPr="0074517D">
          <w:rPr>
            <w:color w:val="0000FF"/>
            <w:rtl/>
            <w:rPrChange w:id="142" w:author="יוסי ירון" w:date="2026-03-16T15:27:00Z" w16du:dateUtc="2026-03-16T13:27:00Z">
              <w:rPr>
                <w:rtl/>
              </w:rPr>
            </w:rPrChange>
          </w:rPr>
          <w:t xml:space="preserve"> מרכזיים ומסייעים להבנת</w:t>
        </w:r>
      </w:ins>
      <w:ins w:id="143" w:author="יוסי ירון" w:date="2026-03-16T15:24:00Z" w16du:dateUtc="2026-03-16T13:24:00Z">
        <w:r w:rsidRPr="0074517D">
          <w:rPr>
            <w:color w:val="0000FF"/>
            <w:rtl/>
            <w:rPrChange w:id="144" w:author="יוסי ירון" w:date="2026-03-16T15:27:00Z" w16du:dateUtc="2026-03-16T13:27:00Z">
              <w:rPr>
                <w:rtl/>
              </w:rPr>
            </w:rPrChange>
          </w:rPr>
          <w:t xml:space="preserve"> הלוגיקה מאחורי הקוד.</w:t>
        </w:r>
      </w:ins>
    </w:p>
    <w:p w14:paraId="7C9F92AF" w14:textId="77777777" w:rsidR="00776E49" w:rsidRPr="0074517D" w:rsidRDefault="00776E49">
      <w:pPr>
        <w:pStyle w:val="ListParagraph"/>
        <w:numPr>
          <w:ilvl w:val="0"/>
          <w:numId w:val="18"/>
        </w:numPr>
        <w:rPr>
          <w:ins w:id="145" w:author="יוסי ירון" w:date="2026-03-16T15:24:00Z" w16du:dateUtc="2026-03-16T13:24:00Z"/>
          <w:color w:val="0000FF"/>
          <w:rtl/>
          <w:rPrChange w:id="146" w:author="יוסי ירון" w:date="2026-03-16T15:27:00Z" w16du:dateUtc="2026-03-16T13:27:00Z">
            <w:rPr>
              <w:ins w:id="147" w:author="יוסי ירון" w:date="2026-03-16T15:24:00Z" w16du:dateUtc="2026-03-16T13:24:00Z"/>
              <w:rtl/>
            </w:rPr>
          </w:rPrChange>
        </w:rPr>
        <w:pPrChange w:id="148" w:author="יוסי ירון" w:date="2026-03-16T15:27:00Z" w16du:dateUtc="2026-03-16T13:27:00Z">
          <w:pPr/>
        </w:pPrChange>
      </w:pPr>
      <w:ins w:id="149" w:author="יוסי ירון" w:date="2026-03-16T15:24:00Z" w16du:dateUtc="2026-03-16T13:24:00Z">
        <w:r w:rsidRPr="0074517D">
          <w:rPr>
            <w:rFonts w:hint="eastAsia"/>
            <w:color w:val="0000FF"/>
            <w:rtl/>
            <w:rPrChange w:id="150" w:author="יוסי ירון" w:date="2026-03-16T15:27:00Z" w16du:dateUtc="2026-03-16T13:27:00Z">
              <w:rPr>
                <w:rFonts w:hint="eastAsia"/>
                <w:rtl/>
              </w:rPr>
            </w:rPrChange>
          </w:rPr>
          <w:t>אם</w:t>
        </w:r>
        <w:r w:rsidRPr="0074517D">
          <w:rPr>
            <w:color w:val="0000FF"/>
            <w:rtl/>
            <w:rPrChange w:id="151" w:author="יוסי ירון" w:date="2026-03-16T15:27:00Z" w16du:dateUtc="2026-03-16T13:27:00Z">
              <w:rPr>
                <w:rtl/>
              </w:rPr>
            </w:rPrChange>
          </w:rPr>
          <w:t xml:space="preserve"> עבדתם בארכיטקטו</w:t>
        </w:r>
      </w:ins>
      <w:ins w:id="152" w:author="יוסי ירון" w:date="2026-03-16T15:25:00Z" w16du:dateUtc="2026-03-16T13:25:00Z">
        <w:r w:rsidRPr="0074517D">
          <w:rPr>
            <w:rFonts w:hint="eastAsia"/>
            <w:color w:val="0000FF"/>
            <w:rtl/>
            <w:rPrChange w:id="153" w:author="יוסי ירון" w:date="2026-03-16T15:27:00Z" w16du:dateUtc="2026-03-16T13:27:00Z">
              <w:rPr>
                <w:rFonts w:hint="eastAsia"/>
                <w:rtl/>
              </w:rPr>
            </w:rPrChange>
          </w:rPr>
          <w:t>רת</w:t>
        </w:r>
        <w:r w:rsidRPr="0074517D">
          <w:rPr>
            <w:color w:val="0000FF"/>
            <w:rtl/>
            <w:rPrChange w:id="154" w:author="יוסי ירון" w:date="2026-03-16T15:27:00Z" w16du:dateUtc="2026-03-16T13:27:00Z">
              <w:rPr>
                <w:rtl/>
              </w:rPr>
            </w:rPrChange>
          </w:rPr>
          <w:t xml:space="preserve"> שרת-לקוח – הסבר איזה פעולות (לוגיות) מתבצעות בשרת ואיזה בלקוח (אפליקציית ה-</w:t>
        </w:r>
        <w:r w:rsidRPr="0074517D">
          <w:rPr>
            <w:color w:val="0000FF"/>
            <w:rPrChange w:id="155" w:author="יוסי ירון" w:date="2026-03-16T15:27:00Z" w16du:dateUtc="2026-03-16T13:27:00Z">
              <w:rPr/>
            </w:rPrChange>
          </w:rPr>
          <w:t>Android</w:t>
        </w:r>
        <w:r w:rsidRPr="0074517D">
          <w:rPr>
            <w:color w:val="0000FF"/>
            <w:rtl/>
            <w:rPrChange w:id="156" w:author="יוסי ירון" w:date="2026-03-16T15:27:00Z" w16du:dateUtc="2026-03-16T13:27:00Z">
              <w:rPr>
                <w:rtl/>
              </w:rPr>
            </w:rPrChange>
          </w:rPr>
          <w:t>)</w:t>
        </w:r>
      </w:ins>
    </w:p>
    <w:p w14:paraId="10CB4461" w14:textId="77777777" w:rsidR="00DE689D" w:rsidRPr="00DE689D" w:rsidRDefault="00DE689D" w:rsidP="00DE689D">
      <w:pPr>
        <w:rPr>
          <w:rtl/>
        </w:rPr>
      </w:pPr>
    </w:p>
    <w:p w14:paraId="610AFA01" w14:textId="77777777" w:rsidR="009C6BB8" w:rsidDel="009C6BB8" w:rsidRDefault="009C6BB8" w:rsidP="009C6BB8">
      <w:pPr>
        <w:pStyle w:val="Heading3"/>
        <w:spacing w:line="360" w:lineRule="auto"/>
        <w:rPr>
          <w:del w:id="157" w:author="יוסי ירון" w:date="2026-03-16T13:21:00Z" w16du:dateUtc="2026-03-16T11:21:00Z"/>
          <w:rtl/>
        </w:rPr>
      </w:pPr>
      <w:bookmarkStart w:id="158" w:name="_Toc224567528"/>
      <w:r>
        <w:rPr>
          <w:rFonts w:hint="cs"/>
          <w:rtl/>
        </w:rPr>
        <w:t>שיקולי תכן (</w:t>
      </w:r>
      <w:r>
        <w:t>design</w:t>
      </w:r>
      <w:r>
        <w:rPr>
          <w:rFonts w:hint="cs"/>
          <w:rtl/>
        </w:rPr>
        <w:t>)</w:t>
      </w:r>
      <w:bookmarkEnd w:id="158"/>
    </w:p>
    <w:p w14:paraId="7D25DE1D" w14:textId="77777777" w:rsidR="009C6BB8" w:rsidRDefault="009C6BB8">
      <w:pPr>
        <w:pStyle w:val="Heading3"/>
        <w:spacing w:line="360" w:lineRule="auto"/>
        <w:rPr>
          <w:rtl/>
        </w:rPr>
        <w:pPrChange w:id="159" w:author="יוסי ירון" w:date="2026-03-16T13:21:00Z" w16du:dateUtc="2026-03-16T11:21:00Z">
          <w:pPr/>
        </w:pPrChange>
      </w:pPr>
    </w:p>
    <w:p w14:paraId="30C6F200" w14:textId="77777777" w:rsidR="009C6BB8" w:rsidRPr="00FD01E3" w:rsidRDefault="009C6BB8" w:rsidP="009C6BB8">
      <w:pPr>
        <w:rPr>
          <w:color w:val="0000FF"/>
          <w:rtl/>
        </w:rPr>
      </w:pPr>
      <w:r w:rsidRPr="00FD01E3">
        <w:rPr>
          <w:rFonts w:hint="cs"/>
          <w:color w:val="0000FF"/>
          <w:rtl/>
        </w:rPr>
        <w:t xml:space="preserve">אופציונלי </w:t>
      </w:r>
      <w:r w:rsidRPr="00FD01E3">
        <w:rPr>
          <w:color w:val="0000FF"/>
          <w:rtl/>
        </w:rPr>
        <w:t>–</w:t>
      </w:r>
      <w:r w:rsidRPr="00FD01E3">
        <w:rPr>
          <w:rFonts w:hint="cs"/>
          <w:color w:val="0000FF"/>
          <w:rtl/>
        </w:rPr>
        <w:t xml:space="preserve"> ניתן לפרט פה מדוע בחרתם להשתמש במרכיבי</w:t>
      </w:r>
      <w:r>
        <w:rPr>
          <w:rFonts w:hint="cs"/>
          <w:color w:val="0000FF"/>
          <w:rtl/>
        </w:rPr>
        <w:t xml:space="preserve"> תוכנה מסויימים ולא באחרים וכו', מדוע חילקתם למחלקות בצורה זו ולא אחרת וכו'.</w:t>
      </w:r>
    </w:p>
    <w:p w14:paraId="5B3EC064" w14:textId="77777777" w:rsidR="00FD2375" w:rsidRDefault="00FD2375">
      <w:pPr>
        <w:bidi w:val="0"/>
        <w:spacing w:line="240" w:lineRule="auto"/>
        <w:jc w:val="left"/>
        <w:rPr>
          <w:ins w:id="160" w:author="יוסי ירון" w:date="2026-03-16T15:03:00Z" w16du:dateUtc="2026-03-16T13:03:00Z"/>
          <w:rFonts w:ascii="Arial" w:hAnsi="Arial" w:cs="Narkisim"/>
          <w:b/>
          <w:bCs/>
          <w:sz w:val="32"/>
          <w:szCs w:val="32"/>
          <w:u w:val="single"/>
          <w:rtl/>
        </w:rPr>
      </w:pPr>
      <w:ins w:id="161" w:author="יוסי ירון" w:date="2026-03-16T15:03:00Z" w16du:dateUtc="2026-03-16T13:03:00Z">
        <w:r>
          <w:rPr>
            <w:rtl/>
          </w:rPr>
          <w:br w:type="page"/>
        </w:r>
      </w:ins>
    </w:p>
    <w:p w14:paraId="1167A6BB" w14:textId="77777777" w:rsidR="004543E0" w:rsidRDefault="004543E0" w:rsidP="00E27499">
      <w:pPr>
        <w:pStyle w:val="Heading3"/>
        <w:rPr>
          <w:rtl/>
        </w:rPr>
      </w:pPr>
      <w:bookmarkStart w:id="162" w:name="_Toc224567529"/>
      <w:r>
        <w:rPr>
          <w:rFonts w:hint="cs"/>
          <w:rtl/>
        </w:rPr>
        <w:lastRenderedPageBreak/>
        <w:t>מחלקות</w:t>
      </w:r>
      <w:r w:rsidR="009C6BB8">
        <w:rPr>
          <w:rFonts w:hint="cs"/>
          <w:rtl/>
        </w:rPr>
        <w:t xml:space="preserve"> </w:t>
      </w:r>
      <w:r w:rsidR="009C6BB8">
        <w:rPr>
          <w:rtl/>
        </w:rPr>
        <w:t>–</w:t>
      </w:r>
      <w:r w:rsidR="009C6BB8">
        <w:rPr>
          <w:rFonts w:hint="cs"/>
          <w:rtl/>
        </w:rPr>
        <w:t xml:space="preserve"> צד לקוח (</w:t>
      </w:r>
      <w:r w:rsidR="009C6BB8">
        <w:t>Android</w:t>
      </w:r>
      <w:r w:rsidR="009C6BB8">
        <w:rPr>
          <w:rFonts w:hint="cs"/>
          <w:rtl/>
        </w:rPr>
        <w:t>)</w:t>
      </w:r>
      <w:bookmarkEnd w:id="162"/>
    </w:p>
    <w:p w14:paraId="507404B6" w14:textId="77777777" w:rsidR="004543E0" w:rsidRPr="0098361F" w:rsidRDefault="004543E0" w:rsidP="004543E0">
      <w:pPr>
        <w:rPr>
          <w:color w:val="0033CC"/>
        </w:rPr>
      </w:pPr>
      <w:r w:rsidRPr="0098361F">
        <w:rPr>
          <w:color w:val="0033CC"/>
          <w:rtl/>
        </w:rPr>
        <w:t xml:space="preserve">עבור כל מחלקה הקיימת בפרוייקט (לא רק אקטיביטי, אלא כולל מחלקות העצמים, מחלקות עזר, מחלקות סרוויס וכו') יש להציג תיאור כל מחלקה בדף נפרד: </w:t>
      </w:r>
    </w:p>
    <w:p w14:paraId="0DE59D7A" w14:textId="77777777" w:rsidR="004543E0" w:rsidRPr="0098361F" w:rsidRDefault="004543E0" w:rsidP="0098361F">
      <w:pPr>
        <w:pStyle w:val="ListParagraph"/>
        <w:numPr>
          <w:ilvl w:val="0"/>
          <w:numId w:val="14"/>
        </w:numPr>
        <w:rPr>
          <w:color w:val="0033CC"/>
          <w:rtl/>
        </w:rPr>
      </w:pPr>
      <w:r w:rsidRPr="0098361F">
        <w:rPr>
          <w:color w:val="0033CC"/>
          <w:rtl/>
        </w:rPr>
        <w:t>שם המחלקה</w:t>
      </w:r>
    </w:p>
    <w:p w14:paraId="3CD6FF40" w14:textId="77777777" w:rsidR="004543E0" w:rsidRPr="0098361F" w:rsidRDefault="004543E0" w:rsidP="0098361F">
      <w:pPr>
        <w:pStyle w:val="ListParagraph"/>
        <w:numPr>
          <w:ilvl w:val="0"/>
          <w:numId w:val="14"/>
        </w:numPr>
        <w:rPr>
          <w:color w:val="0033CC"/>
          <w:rtl/>
        </w:rPr>
      </w:pPr>
      <w:r w:rsidRPr="0098361F">
        <w:rPr>
          <w:color w:val="0033CC"/>
          <w:rtl/>
        </w:rPr>
        <w:t>תפקיד המחלקה</w:t>
      </w:r>
    </w:p>
    <w:p w14:paraId="1F0B215B" w14:textId="77777777" w:rsidR="004543E0" w:rsidRPr="0098361F" w:rsidRDefault="004543E0" w:rsidP="0098361F">
      <w:pPr>
        <w:pStyle w:val="ListParagraph"/>
        <w:numPr>
          <w:ilvl w:val="0"/>
          <w:numId w:val="14"/>
        </w:numPr>
        <w:rPr>
          <w:color w:val="0033CC"/>
          <w:rtl/>
        </w:rPr>
      </w:pPr>
      <w:r w:rsidRPr="0098361F">
        <w:rPr>
          <w:color w:val="0033CC"/>
          <w:rtl/>
        </w:rPr>
        <w:t>הסבר עבור כל תכונה ושימושה</w:t>
      </w:r>
      <w:r w:rsidRPr="0098361F">
        <w:rPr>
          <w:rFonts w:hint="cs"/>
          <w:color w:val="0033CC"/>
          <w:rtl/>
        </w:rPr>
        <w:t xml:space="preserve"> (כולל תכונות סטטיות)</w:t>
      </w:r>
    </w:p>
    <w:p w14:paraId="090B5124" w14:textId="77777777" w:rsidR="004543E0" w:rsidRPr="0098361F" w:rsidRDefault="004543E0" w:rsidP="0098361F">
      <w:pPr>
        <w:pStyle w:val="ListParagraph"/>
        <w:numPr>
          <w:ilvl w:val="0"/>
          <w:numId w:val="14"/>
        </w:numPr>
        <w:rPr>
          <w:color w:val="0033CC"/>
          <w:rtl/>
        </w:rPr>
      </w:pPr>
      <w:r w:rsidRPr="0098361F">
        <w:rPr>
          <w:color w:val="0033CC"/>
          <w:rtl/>
        </w:rPr>
        <w:t>הסבר עבור כל פעולה ותפקידה</w:t>
      </w:r>
      <w:r w:rsidRPr="0098361F">
        <w:rPr>
          <w:rFonts w:hint="cs"/>
          <w:color w:val="0033CC"/>
          <w:rtl/>
        </w:rPr>
        <w:t xml:space="preserve"> (למעט </w:t>
      </w:r>
      <w:r w:rsidRPr="0098361F">
        <w:rPr>
          <w:color w:val="0033CC"/>
        </w:rPr>
        <w:t>get/set</w:t>
      </w:r>
      <w:r w:rsidRPr="0098361F">
        <w:rPr>
          <w:rFonts w:hint="cs"/>
          <w:color w:val="0033CC"/>
          <w:rtl/>
        </w:rPr>
        <w:t xml:space="preserve">). </w:t>
      </w:r>
    </w:p>
    <w:p w14:paraId="12348495"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tl/>
        </w:rPr>
        <w:t>את הפעולות הלוגיות העיקריות יש להסביר</w:t>
      </w:r>
      <w:r w:rsidRPr="0098361F">
        <w:rPr>
          <w:rFonts w:ascii="David" w:hAnsi="David" w:hint="cs"/>
          <w:color w:val="0033CC"/>
          <w:rtl/>
        </w:rPr>
        <w:t xml:space="preserve"> </w:t>
      </w:r>
      <w:r w:rsidRPr="0098361F">
        <w:rPr>
          <w:rFonts w:ascii="David" w:hAnsi="David"/>
          <w:color w:val="0033CC"/>
          <w:rtl/>
        </w:rPr>
        <w:t>בהרחבה ולצרף קוד</w:t>
      </w:r>
      <w:r w:rsidRPr="0098361F">
        <w:rPr>
          <w:rFonts w:ascii="David" w:hAnsi="David"/>
          <w:color w:val="0033CC"/>
        </w:rPr>
        <w:t>.</w:t>
      </w:r>
    </w:p>
    <w:p w14:paraId="03CF0BF1" w14:textId="77777777" w:rsidR="004543E0" w:rsidRPr="0098361F" w:rsidRDefault="004543E0" w:rsidP="0098361F">
      <w:pPr>
        <w:pStyle w:val="ListParagraph"/>
        <w:numPr>
          <w:ilvl w:val="0"/>
          <w:numId w:val="14"/>
        </w:numPr>
        <w:rPr>
          <w:rFonts w:ascii="David" w:hAnsi="David"/>
          <w:color w:val="0033CC"/>
        </w:rPr>
      </w:pPr>
      <w:r w:rsidRPr="0098361F">
        <w:rPr>
          <w:rFonts w:ascii="David" w:hAnsi="David"/>
          <w:color w:val="0033CC"/>
        </w:rPr>
        <w:t xml:space="preserve">. </w:t>
      </w:r>
      <w:r w:rsidRPr="0098361F">
        <w:rPr>
          <w:rFonts w:ascii="David" w:hAnsi="David"/>
          <w:color w:val="0033CC"/>
          <w:rtl/>
        </w:rPr>
        <w:t>כאשר מתבצע זימון פעולות סדרתי, יש לצרף תרשים זרימה</w:t>
      </w:r>
      <w:r w:rsidRPr="0098361F">
        <w:rPr>
          <w:rFonts w:ascii="David" w:hAnsi="David"/>
          <w:color w:val="0033CC"/>
        </w:rPr>
        <w:t>.</w:t>
      </w:r>
    </w:p>
    <w:p w14:paraId="3909DECA" w14:textId="77777777" w:rsidR="004543E0" w:rsidRPr="0098361F" w:rsidRDefault="004543E0" w:rsidP="004543E0">
      <w:pPr>
        <w:autoSpaceDE w:val="0"/>
        <w:autoSpaceDN w:val="0"/>
        <w:adjustRightInd w:val="0"/>
        <w:spacing w:line="240" w:lineRule="auto"/>
        <w:rPr>
          <w:rFonts w:ascii="David" w:hAnsi="David"/>
          <w:color w:val="0033CC"/>
          <w:rtl/>
        </w:rPr>
      </w:pPr>
    </w:p>
    <w:p w14:paraId="4AB4B4BD" w14:textId="77777777" w:rsidR="004543E0" w:rsidRPr="0098361F" w:rsidRDefault="004543E0" w:rsidP="004543E0">
      <w:pPr>
        <w:autoSpaceDE w:val="0"/>
        <w:autoSpaceDN w:val="0"/>
        <w:adjustRightInd w:val="0"/>
        <w:spacing w:line="240" w:lineRule="auto"/>
        <w:rPr>
          <w:rFonts w:ascii="David" w:hAnsi="David"/>
          <w:color w:val="0033CC"/>
          <w:rtl/>
        </w:rPr>
      </w:pPr>
      <w:r w:rsidRPr="0098361F">
        <w:rPr>
          <w:rFonts w:ascii="David" w:hAnsi="David"/>
          <w:color w:val="0033CC"/>
          <w:rtl/>
        </w:rPr>
        <w:t xml:space="preserve">מחלקות אשר עוסקות במסדי נתונים </w:t>
      </w:r>
      <w:r w:rsidRPr="0098361F">
        <w:rPr>
          <w:rFonts w:ascii="David" w:hAnsi="David" w:hint="cs"/>
          <w:color w:val="0033CC"/>
          <w:rtl/>
        </w:rPr>
        <w:t>(</w:t>
      </w:r>
      <w:r w:rsidRPr="0098361F">
        <w:rPr>
          <w:rFonts w:ascii="David" w:hAnsi="David"/>
          <w:color w:val="0033CC"/>
          <w:rtl/>
        </w:rPr>
        <w:t>כדוגמת: רשימת פריטים, משתמשים…</w:t>
      </w:r>
      <w:r w:rsidRPr="0098361F">
        <w:rPr>
          <w:rFonts w:ascii="David" w:hAnsi="David" w:hint="cs"/>
          <w:color w:val="0033CC"/>
          <w:rtl/>
        </w:rPr>
        <w:t>)</w:t>
      </w:r>
      <w:r w:rsidRPr="0098361F">
        <w:rPr>
          <w:rFonts w:ascii="David" w:hAnsi="David"/>
          <w:color w:val="0033CC"/>
          <w:rtl/>
        </w:rPr>
        <w:t xml:space="preserve"> יש להציג ת</w:t>
      </w:r>
      <w:r w:rsidRPr="0098361F">
        <w:rPr>
          <w:rFonts w:ascii="David" w:hAnsi="David" w:hint="cs"/>
          <w:color w:val="0033CC"/>
          <w:rtl/>
        </w:rPr>
        <w:t>י</w:t>
      </w:r>
      <w:r w:rsidRPr="0098361F">
        <w:rPr>
          <w:rFonts w:ascii="David" w:hAnsi="David"/>
          <w:color w:val="0033CC"/>
          <w:rtl/>
        </w:rPr>
        <w:t>אור של המידע כפי</w:t>
      </w:r>
      <w:r w:rsidRPr="0098361F">
        <w:rPr>
          <w:rFonts w:ascii="David" w:hAnsi="David" w:hint="cs"/>
          <w:color w:val="0033CC"/>
          <w:rtl/>
        </w:rPr>
        <w:t xml:space="preserve"> </w:t>
      </w:r>
      <w:r w:rsidRPr="0098361F">
        <w:rPr>
          <w:rFonts w:ascii="David" w:hAnsi="David"/>
          <w:color w:val="0033CC"/>
          <w:rtl/>
        </w:rPr>
        <w:t>שנשמר בקובץ / טבלה</w:t>
      </w:r>
      <w:r w:rsidRPr="0098361F">
        <w:rPr>
          <w:rFonts w:ascii="David" w:hAnsi="David" w:hint="cs"/>
          <w:color w:val="0033CC"/>
          <w:rtl/>
        </w:rPr>
        <w:t>.</w:t>
      </w:r>
    </w:p>
    <w:p w14:paraId="118689D5" w14:textId="77777777" w:rsidR="00E745E7" w:rsidRDefault="00E745E7" w:rsidP="00E745E7">
      <w:pPr>
        <w:rPr>
          <w:color w:val="0000FF"/>
          <w:rtl/>
        </w:rPr>
      </w:pPr>
    </w:p>
    <w:p w14:paraId="71627BAE" w14:textId="77777777" w:rsidR="00112179" w:rsidRDefault="00112179" w:rsidP="009C6BB8">
      <w:pPr>
        <w:pStyle w:val="Heading4"/>
        <w:rPr>
          <w:rtl/>
        </w:rPr>
      </w:pPr>
      <w:bookmarkStart w:id="163" w:name="_Toc224567530"/>
      <w:r>
        <w:rPr>
          <w:rFonts w:hint="cs"/>
          <w:rtl/>
        </w:rPr>
        <w:t xml:space="preserve">מחלקה </w:t>
      </w:r>
      <w:r>
        <w:rPr>
          <w:rFonts w:hint="cs"/>
        </w:rPr>
        <w:t>A</w:t>
      </w:r>
      <w:bookmarkEnd w:id="163"/>
    </w:p>
    <w:p w14:paraId="6A2FB11A" w14:textId="77777777" w:rsidR="00112179" w:rsidRDefault="00112179" w:rsidP="00E745E7">
      <w:pPr>
        <w:rPr>
          <w:color w:val="0000FF"/>
          <w:rtl/>
        </w:rPr>
      </w:pPr>
    </w:p>
    <w:p w14:paraId="42AA2C0E" w14:textId="77777777" w:rsidR="00FD2375" w:rsidRDefault="00FD2375">
      <w:pPr>
        <w:bidi w:val="0"/>
        <w:spacing w:line="240" w:lineRule="auto"/>
        <w:jc w:val="left"/>
        <w:rPr>
          <w:ins w:id="164" w:author="יוסי ירון" w:date="2026-03-16T15:03:00Z" w16du:dateUtc="2026-03-16T13:03:00Z"/>
          <w:rFonts w:ascii="Arial" w:hAnsi="Arial" w:cs="Narkisim"/>
          <w:b/>
          <w:bCs/>
          <w:sz w:val="32"/>
          <w:szCs w:val="32"/>
          <w:u w:val="single"/>
          <w:rtl/>
        </w:rPr>
      </w:pPr>
      <w:ins w:id="165" w:author="יוסי ירון" w:date="2026-03-16T15:03:00Z" w16du:dateUtc="2026-03-16T13:03:00Z">
        <w:r>
          <w:rPr>
            <w:rtl/>
          </w:rPr>
          <w:br w:type="page"/>
        </w:r>
      </w:ins>
    </w:p>
    <w:p w14:paraId="1568E75C" w14:textId="77777777" w:rsidR="00E745E7" w:rsidRDefault="009C6BB8" w:rsidP="009C6BB8">
      <w:pPr>
        <w:pStyle w:val="Heading3"/>
        <w:rPr>
          <w:ins w:id="166" w:author="יוסי ירון" w:date="2026-03-16T13:23:00Z" w16du:dateUtc="2026-03-16T11:23:00Z"/>
          <w:rtl/>
        </w:rPr>
      </w:pPr>
      <w:bookmarkStart w:id="167" w:name="_Toc224567531"/>
      <w:ins w:id="168" w:author="יוסי ירון" w:date="2026-03-16T13:23:00Z" w16du:dateUtc="2026-03-16T11:23:00Z">
        <w:r>
          <w:rPr>
            <w:rFonts w:hint="cs"/>
            <w:rtl/>
          </w:rPr>
          <w:lastRenderedPageBreak/>
          <w:t>מימוש צד שרת (אם קיים)</w:t>
        </w:r>
        <w:bookmarkEnd w:id="167"/>
      </w:ins>
    </w:p>
    <w:p w14:paraId="748078D4" w14:textId="77777777" w:rsidR="009C6BB8" w:rsidRPr="00561E21" w:rsidRDefault="009C6BB8" w:rsidP="009C6BB8">
      <w:pPr>
        <w:rPr>
          <w:color w:val="0000FF"/>
          <w:rtl/>
          <w:rPrChange w:id="169" w:author="יוסי ירון" w:date="2026-03-16T15:02:00Z" w16du:dateUtc="2026-03-16T13:02:00Z">
            <w:rPr>
              <w:rtl/>
            </w:rPr>
          </w:rPrChange>
        </w:rPr>
      </w:pPr>
      <w:ins w:id="170" w:author="יוסי ירון" w:date="2026-03-16T13:23:00Z" w16du:dateUtc="2026-03-16T11:23:00Z">
        <w:r w:rsidRPr="00561E21">
          <w:rPr>
            <w:rFonts w:hint="eastAsia"/>
            <w:color w:val="0000FF"/>
            <w:rtl/>
            <w:rPrChange w:id="171" w:author="יוסי ירון" w:date="2026-03-16T15:02:00Z" w16du:dateUtc="2026-03-16T13:02:00Z">
              <w:rPr>
                <w:rFonts w:hint="eastAsia"/>
                <w:rtl/>
              </w:rPr>
            </w:rPrChange>
          </w:rPr>
          <w:t>תיאור</w:t>
        </w:r>
        <w:r w:rsidRPr="00561E21">
          <w:rPr>
            <w:color w:val="0000FF"/>
            <w:rtl/>
            <w:rPrChange w:id="172" w:author="יוסי ירון" w:date="2026-03-16T15:02:00Z" w16du:dateUtc="2026-03-16T13:02:00Z">
              <w:rPr>
                <w:rtl/>
              </w:rPr>
            </w:rPrChange>
          </w:rPr>
          <w:t xml:space="preserve"> של מימוש צד השרת </w:t>
        </w:r>
      </w:ins>
    </w:p>
    <w:p w14:paraId="7FA856FF" w14:textId="77777777" w:rsidR="00A10274" w:rsidRDefault="00A10274" w:rsidP="00AB7606">
      <w:pPr>
        <w:pStyle w:val="Heading2"/>
        <w:pageBreakBefore/>
        <w:spacing w:line="360" w:lineRule="auto"/>
        <w:rPr>
          <w:rtl/>
        </w:rPr>
      </w:pPr>
      <w:bookmarkStart w:id="173" w:name="_Toc224567532"/>
      <w:r>
        <w:rPr>
          <w:rFonts w:hint="cs"/>
          <w:rtl/>
        </w:rPr>
        <w:lastRenderedPageBreak/>
        <w:t>שמירת נתונים</w:t>
      </w:r>
      <w:ins w:id="174" w:author="יוסי ירון" w:date="2026-03-16T13:24:00Z" w16du:dateUtc="2026-03-16T11:24:00Z">
        <w:r w:rsidR="00AB7606">
          <w:rPr>
            <w:rFonts w:hint="cs"/>
            <w:rtl/>
          </w:rPr>
          <w:t xml:space="preserve"> </w:t>
        </w:r>
        <w:r w:rsidR="00AB7606">
          <w:rPr>
            <w:rtl/>
          </w:rPr>
          <w:t>–</w:t>
        </w:r>
        <w:r w:rsidR="00AB7606">
          <w:rPr>
            <w:rFonts w:hint="cs"/>
            <w:rtl/>
          </w:rPr>
          <w:t xml:space="preserve"> צד לקוח (</w:t>
        </w:r>
        <w:r w:rsidR="00AB7606">
          <w:t>Android</w:t>
        </w:r>
        <w:r w:rsidR="00AB7606">
          <w:rPr>
            <w:rFonts w:hint="cs"/>
            <w:rtl/>
          </w:rPr>
          <w:t>)</w:t>
        </w:r>
      </w:ins>
      <w:bookmarkEnd w:id="173"/>
    </w:p>
    <w:p w14:paraId="781E69BF" w14:textId="77777777" w:rsidR="00A10274" w:rsidRPr="00263437" w:rsidRDefault="00A10274" w:rsidP="00A10274">
      <w:pPr>
        <w:rPr>
          <w:b/>
          <w:bCs/>
          <w:i/>
          <w:iCs/>
          <w:color w:val="0000FF"/>
          <w:rtl/>
        </w:rPr>
      </w:pPr>
      <w:r w:rsidRPr="00263437">
        <w:rPr>
          <w:rFonts w:hint="cs"/>
          <w:b/>
          <w:bCs/>
          <w:i/>
          <w:iCs/>
          <w:color w:val="0000FF"/>
          <w:rtl/>
        </w:rPr>
        <w:t xml:space="preserve">בפרק זה יש לפרט את האופן בה נשמרים נתונים במערכת </w:t>
      </w:r>
      <w:r w:rsidRPr="00263437">
        <w:rPr>
          <w:b/>
          <w:bCs/>
          <w:i/>
          <w:iCs/>
          <w:color w:val="0000FF"/>
          <w:rtl/>
        </w:rPr>
        <w:t>–</w:t>
      </w:r>
      <w:r w:rsidRPr="00263437">
        <w:rPr>
          <w:rFonts w:hint="cs"/>
          <w:b/>
          <w:bCs/>
          <w:i/>
          <w:iCs/>
          <w:color w:val="0000FF"/>
          <w:rtl/>
        </w:rPr>
        <w:t xml:space="preserve"> קבצים / </w:t>
      </w:r>
      <w:r w:rsidRPr="00263437">
        <w:rPr>
          <w:b/>
          <w:bCs/>
          <w:i/>
          <w:iCs/>
          <w:color w:val="0000FF"/>
        </w:rPr>
        <w:t>shared preferences</w:t>
      </w:r>
      <w:r w:rsidRPr="00263437">
        <w:rPr>
          <w:rFonts w:hint="cs"/>
          <w:b/>
          <w:bCs/>
          <w:i/>
          <w:iCs/>
          <w:color w:val="0000FF"/>
          <w:rtl/>
        </w:rPr>
        <w:t xml:space="preserve">  / בסיס נתונים מקומי </w:t>
      </w:r>
      <w:r w:rsidRPr="00263437">
        <w:rPr>
          <w:b/>
          <w:bCs/>
          <w:i/>
          <w:iCs/>
          <w:color w:val="0000FF"/>
        </w:rPr>
        <w:t>(sqlite)</w:t>
      </w:r>
      <w:r w:rsidRPr="00263437">
        <w:rPr>
          <w:rFonts w:hint="cs"/>
          <w:b/>
          <w:bCs/>
          <w:i/>
          <w:iCs/>
          <w:color w:val="0000FF"/>
          <w:rtl/>
        </w:rPr>
        <w:t xml:space="preserve"> / </w:t>
      </w:r>
      <w:r w:rsidRPr="00263437">
        <w:rPr>
          <w:b/>
          <w:bCs/>
          <w:i/>
          <w:iCs/>
          <w:color w:val="0000FF"/>
        </w:rPr>
        <w:t>Firebase</w:t>
      </w:r>
    </w:p>
    <w:p w14:paraId="41CBC0FE" w14:textId="77777777" w:rsidR="00A10274" w:rsidRDefault="00A10274" w:rsidP="00A10274">
      <w:pPr>
        <w:rPr>
          <w:i/>
          <w:iCs/>
          <w:color w:val="0000FF"/>
          <w:rtl/>
        </w:rPr>
      </w:pPr>
      <w:r>
        <w:rPr>
          <w:rFonts w:hint="cs"/>
          <w:i/>
          <w:iCs/>
          <w:color w:val="0000FF"/>
          <w:rtl/>
        </w:rPr>
        <w:t>לפי תכנית הלימודים יש לשמור נתונים (קריאה וכתיבה) בצורה אחת לפחות.</w:t>
      </w:r>
    </w:p>
    <w:p w14:paraId="40B7ACCF" w14:textId="77777777" w:rsidR="00A10274" w:rsidRPr="00051F5D" w:rsidRDefault="00A10274" w:rsidP="00A10274">
      <w:pPr>
        <w:pStyle w:val="Heading2"/>
        <w:spacing w:line="360" w:lineRule="auto"/>
        <w:rPr>
          <w:rtl/>
        </w:rPr>
      </w:pPr>
      <w:bookmarkStart w:id="175" w:name="_Toc224567533"/>
      <w:r>
        <w:rPr>
          <w:rFonts w:hint="cs"/>
          <w:rtl/>
        </w:rPr>
        <w:t>קבצים</w:t>
      </w:r>
      <w:bookmarkEnd w:id="175"/>
    </w:p>
    <w:p w14:paraId="616D678D" w14:textId="77777777" w:rsidR="00A10274" w:rsidRDefault="00A10274" w:rsidP="00A10274">
      <w:pPr>
        <w:rPr>
          <w:rtl/>
        </w:rPr>
      </w:pPr>
      <w:r>
        <w:rPr>
          <w:rFonts w:hint="cs"/>
          <w:i/>
          <w:iCs/>
          <w:color w:val="0000FF"/>
          <w:rtl/>
        </w:rPr>
        <w:t>פירוט הקבצים השונים בהם אתם משתמשים (סוג הקובץ, מבנה, זיכרון פנימי/חיצוני וכו') וקישור למחלקות ולפעולות בהם נעשה בהם שימוש.</w:t>
      </w:r>
    </w:p>
    <w:p w14:paraId="3D2A6AB5" w14:textId="77777777" w:rsidR="00A10274" w:rsidRPr="00945FE1" w:rsidRDefault="00A10274" w:rsidP="00A10274">
      <w:pPr>
        <w:rPr>
          <w:color w:val="0000FF"/>
          <w:rtl/>
        </w:rPr>
      </w:pPr>
      <w:r w:rsidRPr="00945FE1">
        <w:rPr>
          <w:rFonts w:hint="cs"/>
          <w:color w:val="0000FF"/>
          <w:rtl/>
        </w:rPr>
        <w:t>ר' דוגמא למטה</w:t>
      </w:r>
    </w:p>
    <w:p w14:paraId="1F4C7D78" w14:textId="77777777" w:rsidR="00A10274" w:rsidRPr="00945FE1" w:rsidRDefault="00A10274" w:rsidP="00A10274">
      <w:pPr>
        <w:pStyle w:val="Heading3"/>
      </w:pPr>
      <w:bookmarkStart w:id="176" w:name="_Toc224567534"/>
      <w:r w:rsidRPr="00945FE1">
        <w:rPr>
          <w:rFonts w:hint="cs"/>
        </w:rPr>
        <w:t>U</w:t>
      </w:r>
      <w:r w:rsidRPr="00945FE1">
        <w:t>serDetails.txt</w:t>
      </w:r>
      <w:bookmarkEnd w:id="176"/>
      <w:r w:rsidRPr="00945FE1">
        <w:rPr>
          <w:rFonts w:hint="cs"/>
          <w:rtl/>
        </w:rPr>
        <w:t xml:space="preserve"> </w:t>
      </w:r>
    </w:p>
    <w:p w14:paraId="547624A8" w14:textId="77777777" w:rsidR="00A10274" w:rsidRPr="00945FE1" w:rsidRDefault="00A10274" w:rsidP="00A10274">
      <w:pPr>
        <w:rPr>
          <w:color w:val="0000FF"/>
          <w:rtl/>
        </w:rPr>
      </w:pPr>
      <w:r w:rsidRPr="00945FE1">
        <w:rPr>
          <w:rFonts w:hint="cs"/>
          <w:color w:val="0000FF"/>
          <w:rtl/>
        </w:rPr>
        <w:t>קובץ טקסט, הנוצר בזיכרון הפנימי על ידי ה</w:t>
      </w:r>
      <w:r w:rsidRPr="00945FE1">
        <w:rPr>
          <w:rFonts w:hint="cs"/>
          <w:color w:val="0000FF"/>
        </w:rPr>
        <w:t>A</w:t>
      </w:r>
      <w:r w:rsidRPr="00945FE1">
        <w:rPr>
          <w:color w:val="0000FF"/>
        </w:rPr>
        <w:t>ctivity</w:t>
      </w:r>
      <w:r w:rsidRPr="00945FE1">
        <w:rPr>
          <w:rFonts w:hint="cs"/>
          <w:color w:val="0000FF"/>
          <w:rtl/>
        </w:rPr>
        <w:t xml:space="preserve"> של עמוד ההגדרות באפליקציה (</w:t>
      </w:r>
      <w:r w:rsidRPr="00945FE1">
        <w:rPr>
          <w:rFonts w:hint="cs"/>
          <w:color w:val="0000FF"/>
        </w:rPr>
        <w:t>S</w:t>
      </w:r>
      <w:r w:rsidRPr="00945FE1">
        <w:rPr>
          <w:color w:val="0000FF"/>
        </w:rPr>
        <w:t>ettings</w:t>
      </w:r>
      <w:r w:rsidRPr="00945FE1">
        <w:rPr>
          <w:rFonts w:hint="cs"/>
          <w:color w:val="0000FF"/>
          <w:rtl/>
        </w:rPr>
        <w:t xml:space="preserve">). </w:t>
      </w:r>
    </w:p>
    <w:p w14:paraId="5369267C" w14:textId="77777777" w:rsidR="00A10274" w:rsidRPr="00945FE1" w:rsidRDefault="00A10274" w:rsidP="00A10274">
      <w:pPr>
        <w:rPr>
          <w:color w:val="0000FF"/>
          <w:rtl/>
        </w:rPr>
      </w:pPr>
      <w:r w:rsidRPr="00945FE1">
        <w:rPr>
          <w:rFonts w:hint="cs"/>
          <w:color w:val="0000FF"/>
          <w:rtl/>
        </w:rPr>
        <w:t>הקובץ מכיל את הפרטים אשר המשתמש הזין בעמוד זה (מצב הבחירה [</w:t>
      </w:r>
      <w:r w:rsidRPr="00945FE1">
        <w:rPr>
          <w:color w:val="0000FF"/>
        </w:rPr>
        <w:t>"true"</w:t>
      </w:r>
      <w:r w:rsidRPr="00945FE1">
        <w:rPr>
          <w:rFonts w:hint="cs"/>
          <w:color w:val="0000FF"/>
          <w:rtl/>
        </w:rPr>
        <w:t xml:space="preserve"> או "</w:t>
      </w:r>
      <w:r w:rsidRPr="00945FE1">
        <w:rPr>
          <w:color w:val="0000FF"/>
        </w:rPr>
        <w:t>false</w:t>
      </w:r>
      <w:r w:rsidRPr="00945FE1">
        <w:rPr>
          <w:rFonts w:hint="cs"/>
          <w:color w:val="0000FF"/>
          <w:rtl/>
        </w:rPr>
        <w:t xml:space="preserve">"] של תיבת הסימון להצגת התראה כאשר השירות פועל, מספר טלפון, כתובת מייל, ושם). כאשר מקלט השידורים יופעל כתוצאה שיחה נכנסת או הודעת </w:t>
      </w:r>
      <w:r w:rsidRPr="00945FE1">
        <w:rPr>
          <w:rFonts w:hint="cs"/>
          <w:color w:val="0000FF"/>
        </w:rPr>
        <w:t>SMS</w:t>
      </w:r>
      <w:r w:rsidRPr="00945FE1">
        <w:rPr>
          <w:rFonts w:hint="cs"/>
          <w:color w:val="0000FF"/>
          <w:rtl/>
        </w:rPr>
        <w:t xml:space="preserve"> נכנסת, הוא ייגש לקובץ זה, יקרא ממנו את הפרטים, וישלח למספר הטלפון ולכתובת המייל הודעה אודות השיחה שלא נענתה / הודעת ה</w:t>
      </w:r>
      <w:r w:rsidRPr="00945FE1">
        <w:rPr>
          <w:rFonts w:hint="cs"/>
          <w:color w:val="0000FF"/>
        </w:rPr>
        <w:t>SMS</w:t>
      </w:r>
      <w:r w:rsidRPr="00945FE1">
        <w:rPr>
          <w:rFonts w:hint="cs"/>
          <w:color w:val="0000FF"/>
          <w:rtl/>
        </w:rPr>
        <w:t>.</w:t>
      </w:r>
    </w:p>
    <w:p w14:paraId="03F63AA4" w14:textId="77777777" w:rsidR="00A10274" w:rsidRPr="00350B35" w:rsidRDefault="00A10274" w:rsidP="00A10274">
      <w:pPr>
        <w:pStyle w:val="ListParagraph"/>
        <w:jc w:val="left"/>
        <w:rPr>
          <w:rFonts w:asciiTheme="minorBidi" w:hAnsiTheme="minorBidi" w:cstheme="minorBidi"/>
          <w:color w:val="FF0000"/>
          <w:sz w:val="20"/>
          <w:szCs w:val="20"/>
          <w:rtl/>
        </w:rPr>
      </w:pPr>
    </w:p>
    <w:p w14:paraId="18346605" w14:textId="77777777" w:rsidR="00A10274" w:rsidRPr="000044BE" w:rsidRDefault="00A10274" w:rsidP="00A10274">
      <w:pPr>
        <w:rPr>
          <w:b/>
          <w:bCs/>
          <w:u w:val="single"/>
        </w:rPr>
      </w:pPr>
      <w:r w:rsidRPr="000044BE">
        <w:rPr>
          <w:rFonts w:hint="cs"/>
          <w:b/>
          <w:bCs/>
          <w:u w:val="single"/>
          <w:rtl/>
        </w:rPr>
        <w:t>הפעולות בהן נעשה שימוש בקובץ</w:t>
      </w:r>
    </w:p>
    <w:p w14:paraId="2D3A8963" w14:textId="77777777" w:rsidR="00A10274" w:rsidRPr="00945FE1" w:rsidRDefault="00A10274" w:rsidP="00A10274">
      <w:pPr>
        <w:pStyle w:val="ListParagraph"/>
        <w:numPr>
          <w:ilvl w:val="0"/>
          <w:numId w:val="9"/>
        </w:numPr>
        <w:jc w:val="left"/>
        <w:rPr>
          <w:rFonts w:ascii="Segoe UI" w:hAnsi="Segoe UI" w:cs="Segoe UI"/>
          <w:color w:val="0033CC"/>
          <w:sz w:val="18"/>
          <w:szCs w:val="18"/>
        </w:rPr>
      </w:pPr>
      <w:r w:rsidRPr="00945FE1">
        <w:rPr>
          <w:rFonts w:ascii="Segoe UI" w:hAnsi="Segoe UI" w:cs="Segoe UI"/>
          <w:color w:val="0033CC"/>
          <w:sz w:val="18"/>
          <w:szCs w:val="18"/>
        </w:rPr>
        <w:t>Settings.loadUserDetailsFromText()</w:t>
      </w:r>
    </w:p>
    <w:p w14:paraId="39B55DF4" w14:textId="77777777" w:rsidR="00A10274" w:rsidRPr="00945FE1" w:rsidRDefault="00A10274" w:rsidP="00A10274">
      <w:pPr>
        <w:pStyle w:val="ListParagraph"/>
        <w:numPr>
          <w:ilvl w:val="0"/>
          <w:numId w:val="9"/>
        </w:numPr>
        <w:jc w:val="left"/>
        <w:rPr>
          <w:rFonts w:ascii="Segoe UI" w:hAnsi="Segoe UI" w:cs="Segoe UI"/>
          <w:color w:val="0033CC"/>
          <w:sz w:val="18"/>
          <w:szCs w:val="18"/>
        </w:rPr>
      </w:pPr>
      <w:r w:rsidRPr="00945FE1">
        <w:rPr>
          <w:rFonts w:ascii="Segoe UI" w:hAnsi="Segoe UI" w:cs="Segoe UI"/>
          <w:color w:val="0033CC"/>
          <w:sz w:val="18"/>
          <w:szCs w:val="18"/>
        </w:rPr>
        <w:t>Settings.saveUserDetailsToText</w:t>
      </w:r>
    </w:p>
    <w:p w14:paraId="7DE21BF3" w14:textId="77777777" w:rsidR="00A10274" w:rsidRPr="00945FE1" w:rsidRDefault="00A10274" w:rsidP="00A10274">
      <w:pPr>
        <w:pStyle w:val="ListParagraph"/>
        <w:numPr>
          <w:ilvl w:val="0"/>
          <w:numId w:val="9"/>
        </w:numPr>
        <w:jc w:val="left"/>
        <w:rPr>
          <w:rFonts w:ascii="Segoe UI" w:hAnsi="Segoe UI" w:cs="Segoe UI"/>
          <w:color w:val="0033CC"/>
          <w:sz w:val="18"/>
          <w:szCs w:val="18"/>
        </w:rPr>
      </w:pPr>
      <w:r w:rsidRPr="00945FE1">
        <w:rPr>
          <w:rFonts w:ascii="Segoe UI" w:hAnsi="Segoe UI" w:cs="Segoe UI"/>
          <w:color w:val="0033CC"/>
          <w:sz w:val="18"/>
          <w:szCs w:val="18"/>
        </w:rPr>
        <w:t>MainActivity.isNotificationVisible()</w:t>
      </w:r>
      <w:r w:rsidRPr="00945FE1">
        <w:rPr>
          <w:rFonts w:ascii="Segoe UI" w:hAnsi="Segoe UI" w:cs="Segoe UI"/>
          <w:color w:val="0033CC"/>
          <w:sz w:val="18"/>
          <w:szCs w:val="18"/>
        </w:rPr>
        <w:t>‬</w:t>
      </w:r>
    </w:p>
    <w:p w14:paraId="66572FF6" w14:textId="77777777" w:rsidR="00A10274" w:rsidRPr="00945FE1" w:rsidRDefault="00A10274" w:rsidP="00A10274">
      <w:pPr>
        <w:pStyle w:val="ListParagraph"/>
        <w:numPr>
          <w:ilvl w:val="0"/>
          <w:numId w:val="9"/>
        </w:numPr>
        <w:jc w:val="left"/>
        <w:rPr>
          <w:rFonts w:ascii="Segoe UI" w:hAnsi="Segoe UI" w:cs="Segoe UI"/>
          <w:color w:val="0033CC"/>
          <w:sz w:val="18"/>
          <w:szCs w:val="18"/>
        </w:rPr>
      </w:pPr>
      <w:r w:rsidRPr="00945FE1">
        <w:rPr>
          <w:rFonts w:ascii="Segoe UI" w:hAnsi="Segoe UI" w:cs="Segoe UI"/>
          <w:color w:val="0033CC"/>
          <w:sz w:val="18"/>
          <w:szCs w:val="18"/>
        </w:rPr>
        <w:t>Receiver.loadUserDetailsFromText()</w:t>
      </w:r>
      <w:r w:rsidRPr="00945FE1">
        <w:rPr>
          <w:rFonts w:ascii="Segoe UI" w:hAnsi="Segoe UI" w:cs="Segoe UI"/>
          <w:color w:val="0033CC"/>
          <w:sz w:val="18"/>
          <w:szCs w:val="18"/>
        </w:rPr>
        <w:t>‬</w:t>
      </w:r>
    </w:p>
    <w:p w14:paraId="39D7E5C8" w14:textId="77777777" w:rsidR="00A10274" w:rsidRPr="00350B35" w:rsidRDefault="00A10274" w:rsidP="00A10274">
      <w:pPr>
        <w:pStyle w:val="ListParagraph"/>
        <w:ind w:left="2160"/>
        <w:jc w:val="left"/>
        <w:rPr>
          <w:rFonts w:ascii="Segoe UI" w:hAnsi="Segoe UI" w:cstheme="minorBidi"/>
          <w:color w:val="FF0000"/>
          <w:sz w:val="18"/>
          <w:szCs w:val="18"/>
          <w:rtl/>
        </w:rPr>
      </w:pPr>
    </w:p>
    <w:p w14:paraId="2A96F556" w14:textId="77777777" w:rsidR="00A10274" w:rsidRPr="000044BE" w:rsidRDefault="00A10274" w:rsidP="00A10274">
      <w:pPr>
        <w:rPr>
          <w:b/>
          <w:bCs/>
          <w:u w:val="single"/>
        </w:rPr>
      </w:pPr>
      <w:r w:rsidRPr="000044BE">
        <w:rPr>
          <w:rFonts w:hint="cs"/>
          <w:b/>
          <w:bCs/>
          <w:u w:val="single"/>
          <w:rtl/>
        </w:rPr>
        <w:t>מבנה קובץ הטקסט</w:t>
      </w:r>
    </w:p>
    <w:p w14:paraId="7C4EA93F" w14:textId="77777777" w:rsidR="00A10274" w:rsidRPr="00350B35" w:rsidRDefault="00A10274" w:rsidP="00A10274">
      <w:pPr>
        <w:ind w:left="1080"/>
        <w:jc w:val="left"/>
        <w:rPr>
          <w:rFonts w:asciiTheme="minorBidi" w:hAnsiTheme="minorBidi" w:cstheme="minorBidi"/>
          <w:b/>
          <w:bCs/>
          <w:color w:val="FF0000"/>
          <w:sz w:val="14"/>
          <w:szCs w:val="14"/>
          <w:u w:val="single"/>
        </w:rPr>
      </w:pPr>
    </w:p>
    <w:p w14:paraId="70BFE140" w14:textId="77777777" w:rsidR="00A10274" w:rsidRPr="000044BE" w:rsidRDefault="00A10274" w:rsidP="00A10274">
      <w:pPr>
        <w:jc w:val="right"/>
        <w:rPr>
          <w:rFonts w:asciiTheme="minorBidi" w:hAnsiTheme="minorBidi" w:cstheme="minorBidi"/>
          <w:b/>
          <w:bCs/>
          <w:i/>
          <w:iCs/>
          <w:color w:val="0000FF"/>
          <w:sz w:val="19"/>
          <w:szCs w:val="19"/>
          <w:u w:val="single"/>
          <w:rtl/>
        </w:rPr>
      </w:pPr>
      <w:r w:rsidRPr="000044BE">
        <w:rPr>
          <w:rFonts w:ascii="Segoe UI" w:hAnsi="Segoe UI" w:cs="Segoe UI"/>
          <w:b/>
          <w:bCs/>
          <w:i/>
          <w:iCs/>
          <w:color w:val="0000FF"/>
          <w:sz w:val="19"/>
          <w:szCs w:val="19"/>
        </w:rPr>
        <w:t>["Show notification" CheckBox state as string</w:t>
      </w:r>
      <w:proofErr w:type="gramStart"/>
      <w:r w:rsidRPr="000044BE">
        <w:rPr>
          <w:rFonts w:ascii="Segoe UI" w:hAnsi="Segoe UI" w:cs="Segoe UI"/>
          <w:b/>
          <w:bCs/>
          <w:i/>
          <w:iCs/>
          <w:color w:val="0000FF"/>
          <w:sz w:val="19"/>
          <w:szCs w:val="19"/>
        </w:rPr>
        <w:t>] ;</w:t>
      </w:r>
      <w:proofErr w:type="gramEnd"/>
      <w:r w:rsidRPr="000044BE">
        <w:rPr>
          <w:rFonts w:ascii="Segoe UI" w:hAnsi="Segoe UI" w:cs="Segoe UI"/>
          <w:b/>
          <w:bCs/>
          <w:i/>
          <w:iCs/>
          <w:color w:val="0000FF"/>
          <w:sz w:val="19"/>
          <w:szCs w:val="19"/>
        </w:rPr>
        <w:t xml:space="preserve"> [Email Address]; [Phone Number]; [User's Name]</w:t>
      </w:r>
    </w:p>
    <w:p w14:paraId="0C314EC3" w14:textId="77777777" w:rsidR="00A10274" w:rsidRPr="00350B35" w:rsidRDefault="00A10274" w:rsidP="00A10274">
      <w:pPr>
        <w:rPr>
          <w:rFonts w:asciiTheme="minorBidi" w:hAnsiTheme="minorBidi" w:cstheme="minorBidi"/>
          <w:b/>
          <w:bCs/>
          <w:i/>
          <w:iCs/>
          <w:color w:val="FF0000"/>
          <w:sz w:val="12"/>
          <w:szCs w:val="12"/>
          <w:u w:val="single"/>
        </w:rPr>
      </w:pPr>
    </w:p>
    <w:p w14:paraId="5AA741B7" w14:textId="77777777" w:rsidR="00A10274" w:rsidRPr="000044BE" w:rsidRDefault="00A10274" w:rsidP="00A10274">
      <w:pPr>
        <w:rPr>
          <w:b/>
          <w:bCs/>
          <w:u w:val="single"/>
        </w:rPr>
      </w:pPr>
      <w:r w:rsidRPr="000044BE">
        <w:rPr>
          <w:b/>
          <w:bCs/>
          <w:u w:val="single"/>
          <w:rtl/>
        </w:rPr>
        <w:t>דוגמאות</w:t>
      </w:r>
    </w:p>
    <w:p w14:paraId="5D90F021" w14:textId="77777777" w:rsidR="00A10274" w:rsidRPr="00945FE1" w:rsidRDefault="00A10274" w:rsidP="00A10274">
      <w:pPr>
        <w:bidi w:val="0"/>
        <w:rPr>
          <w:color w:val="0000FF"/>
        </w:rPr>
      </w:pPr>
      <w:proofErr w:type="gramStart"/>
      <w:r w:rsidRPr="00945FE1">
        <w:rPr>
          <w:color w:val="0000FF"/>
        </w:rPr>
        <w:t>false ;</w:t>
      </w:r>
      <w:proofErr w:type="gramEnd"/>
      <w:r w:rsidRPr="00945FE1">
        <w:rPr>
          <w:color w:val="0000FF"/>
        </w:rPr>
        <w:t xml:space="preserve"> </w:t>
      </w:r>
      <w:hyperlink r:id="rId10" w:history="1">
        <w:r w:rsidRPr="00945FE1">
          <w:rPr>
            <w:color w:val="0000FF"/>
          </w:rPr>
          <w:t>email@example.com</w:t>
        </w:r>
      </w:hyperlink>
      <w:r w:rsidRPr="00945FE1">
        <w:rPr>
          <w:color w:val="0000FF"/>
        </w:rPr>
        <w:t xml:space="preserve"> ; </w:t>
      </w:r>
      <w:proofErr w:type="gramStart"/>
      <w:r w:rsidRPr="00945FE1">
        <w:rPr>
          <w:color w:val="0000FF"/>
        </w:rPr>
        <w:t>0545445454 ;</w:t>
      </w:r>
      <w:proofErr w:type="gramEnd"/>
      <w:r w:rsidRPr="00945FE1">
        <w:rPr>
          <w:color w:val="0000FF"/>
        </w:rPr>
        <w:t xml:space="preserve"> Moshe</w:t>
      </w:r>
    </w:p>
    <w:p w14:paraId="1C591C59" w14:textId="77777777" w:rsidR="00A10274" w:rsidRPr="00945FE1" w:rsidRDefault="00A10274" w:rsidP="00A10274">
      <w:pPr>
        <w:bidi w:val="0"/>
        <w:rPr>
          <w:color w:val="0000FF"/>
        </w:rPr>
      </w:pPr>
      <w:proofErr w:type="gramStart"/>
      <w:r w:rsidRPr="00945FE1">
        <w:rPr>
          <w:color w:val="0000FF"/>
        </w:rPr>
        <w:t>true ;</w:t>
      </w:r>
      <w:proofErr w:type="gramEnd"/>
      <w:r w:rsidRPr="00945FE1">
        <w:rPr>
          <w:color w:val="0000FF"/>
        </w:rPr>
        <w:t xml:space="preserve"> </w:t>
      </w:r>
      <w:hyperlink r:id="rId11" w:history="1">
        <w:r w:rsidRPr="00945FE1">
          <w:rPr>
            <w:color w:val="0000FF"/>
          </w:rPr>
          <w:t>email6787@gmail.com</w:t>
        </w:r>
      </w:hyperlink>
      <w:r w:rsidRPr="00945FE1">
        <w:rPr>
          <w:color w:val="0000FF"/>
        </w:rPr>
        <w:t xml:space="preserve"> ; </w:t>
      </w:r>
      <w:proofErr w:type="gramStart"/>
      <w:r w:rsidRPr="00945FE1">
        <w:rPr>
          <w:color w:val="0000FF"/>
        </w:rPr>
        <w:t>0500005650 ;</w:t>
      </w:r>
      <w:proofErr w:type="gramEnd"/>
      <w:r w:rsidRPr="00945FE1">
        <w:rPr>
          <w:color w:val="0000FF"/>
        </w:rPr>
        <w:t xml:space="preserve"> Yael</w:t>
      </w:r>
    </w:p>
    <w:p w14:paraId="21A14D90" w14:textId="77777777" w:rsidR="00A10274" w:rsidRDefault="00A10274" w:rsidP="00A10274">
      <w:pPr>
        <w:rPr>
          <w:color w:val="FF0000"/>
          <w:rtl/>
        </w:rPr>
      </w:pPr>
    </w:p>
    <w:p w14:paraId="44294EE0" w14:textId="77777777" w:rsidR="00551F40" w:rsidRDefault="00551F40" w:rsidP="00551F40">
      <w:pPr>
        <w:pStyle w:val="Heading3"/>
      </w:pPr>
      <w:bookmarkStart w:id="177" w:name="_Toc224567535"/>
      <w:r>
        <w:t>Shared Preferences</w:t>
      </w:r>
      <w:bookmarkEnd w:id="177"/>
    </w:p>
    <w:p w14:paraId="7FC3BEBD" w14:textId="77777777" w:rsidR="00A10274" w:rsidRPr="00EB3B84" w:rsidRDefault="00551F40" w:rsidP="00551F40">
      <w:pPr>
        <w:rPr>
          <w:color w:val="0000FF"/>
          <w:rtl/>
        </w:rPr>
      </w:pPr>
      <w:r w:rsidRPr="00EB3B84">
        <w:rPr>
          <w:rFonts w:hint="cs"/>
          <w:color w:val="0000FF"/>
          <w:rtl/>
        </w:rPr>
        <w:t xml:space="preserve">לכל </w:t>
      </w:r>
      <w:r w:rsidRPr="00EB3B84">
        <w:rPr>
          <w:color w:val="0000FF"/>
        </w:rPr>
        <w:t>Shared Prefernc</w:t>
      </w:r>
      <w:r w:rsidRPr="00EB3B84">
        <w:rPr>
          <w:rFonts w:hint="cs"/>
          <w:color w:val="0000FF"/>
          <w:rtl/>
        </w:rPr>
        <w:t xml:space="preserve"> יש לפרט את שמו</w:t>
      </w:r>
      <w:r w:rsidR="000B699B" w:rsidRPr="00EB3B84">
        <w:rPr>
          <w:rFonts w:hint="cs"/>
          <w:color w:val="0000FF"/>
          <w:rtl/>
        </w:rPr>
        <w:t>, את תפקידו ואת השם והתפקיד של כל אחד מהשדות בתוכו.</w:t>
      </w:r>
    </w:p>
    <w:p w14:paraId="137950EC" w14:textId="77777777" w:rsidR="00A10274" w:rsidRDefault="00A10274" w:rsidP="00A10274">
      <w:pPr>
        <w:bidi w:val="0"/>
        <w:spacing w:line="240" w:lineRule="auto"/>
        <w:jc w:val="left"/>
        <w:rPr>
          <w:rFonts w:ascii="Arial" w:hAnsi="Arial" w:cs="Narkisim"/>
          <w:b/>
          <w:bCs/>
          <w:i/>
          <w:iCs/>
          <w:sz w:val="40"/>
          <w:szCs w:val="40"/>
          <w:u w:val="single"/>
          <w:rtl/>
        </w:rPr>
      </w:pPr>
      <w:r>
        <w:rPr>
          <w:rtl/>
        </w:rPr>
        <w:br w:type="page"/>
      </w:r>
    </w:p>
    <w:p w14:paraId="302235BE" w14:textId="77777777" w:rsidR="00A10274" w:rsidRPr="00BE4449" w:rsidRDefault="00A10274" w:rsidP="00A10274">
      <w:pPr>
        <w:pStyle w:val="Heading2"/>
        <w:spacing w:line="360" w:lineRule="auto"/>
      </w:pPr>
      <w:bookmarkStart w:id="178" w:name="_Toc224567536"/>
      <w:r w:rsidRPr="00BE4449">
        <w:rPr>
          <w:rFonts w:hint="cs"/>
          <w:rtl/>
        </w:rPr>
        <w:lastRenderedPageBreak/>
        <w:t xml:space="preserve">סכמת </w:t>
      </w:r>
      <w:r w:rsidRPr="00BE4449">
        <w:t>Database</w:t>
      </w:r>
      <w:bookmarkEnd w:id="178"/>
    </w:p>
    <w:p w14:paraId="2B7482DB" w14:textId="77777777" w:rsidR="00A10274" w:rsidRPr="000044BE" w:rsidRDefault="00A10274" w:rsidP="00A10274">
      <w:pPr>
        <w:rPr>
          <w:color w:val="0000FF"/>
          <w:rtl/>
        </w:rPr>
      </w:pPr>
      <w:r w:rsidRPr="000044BE">
        <w:rPr>
          <w:rFonts w:hint="cs"/>
          <w:color w:val="0000FF"/>
          <w:rtl/>
        </w:rPr>
        <w:t xml:space="preserve">אם עבדתם עם </w:t>
      </w:r>
      <w:r w:rsidRPr="000044BE">
        <w:rPr>
          <w:color w:val="0000FF"/>
        </w:rPr>
        <w:t>ACCESS</w:t>
      </w:r>
      <w:r w:rsidR="000B4894">
        <w:rPr>
          <w:rFonts w:hint="cs"/>
          <w:color w:val="0000FF"/>
          <w:rtl/>
        </w:rPr>
        <w:t xml:space="preserve"> כדי לתכנן את ה-</w:t>
      </w:r>
      <w:r w:rsidR="000B4894">
        <w:rPr>
          <w:rFonts w:hint="cs"/>
          <w:color w:val="0000FF"/>
        </w:rPr>
        <w:t>DB</w:t>
      </w:r>
      <w:r w:rsidRPr="000044BE">
        <w:rPr>
          <w:rFonts w:hint="cs"/>
          <w:color w:val="0000FF"/>
          <w:rtl/>
        </w:rPr>
        <w:t>, יש לצרף את תרשים הטבלאות והקשרים.</w:t>
      </w:r>
    </w:p>
    <w:p w14:paraId="2FCCD451" w14:textId="77777777" w:rsidR="00A10274" w:rsidRDefault="00A10274" w:rsidP="00A10274">
      <w:pPr>
        <w:rPr>
          <w:color w:val="0000FF"/>
          <w:rtl/>
        </w:rPr>
      </w:pPr>
      <w:r w:rsidRPr="000044BE">
        <w:rPr>
          <w:rFonts w:hint="cs"/>
          <w:color w:val="0000FF"/>
          <w:rtl/>
        </w:rPr>
        <w:t xml:space="preserve">בכל מקרה יש לצרף את רשימת הטבלאות והשדות שלהם (צילום מסך </w:t>
      </w:r>
      <w:r w:rsidRPr="000044BE">
        <w:rPr>
          <w:color w:val="0000FF"/>
        </w:rPr>
        <w:t>EDIT TABLE</w:t>
      </w:r>
      <w:r w:rsidRPr="000044BE">
        <w:rPr>
          <w:rFonts w:hint="cs"/>
          <w:color w:val="0000FF"/>
          <w:rtl/>
        </w:rPr>
        <w:t xml:space="preserve"> מ-</w:t>
      </w:r>
      <w:r w:rsidRPr="000044BE">
        <w:rPr>
          <w:color w:val="0000FF"/>
        </w:rPr>
        <w:t>SQLITE ADMIN</w:t>
      </w:r>
      <w:r>
        <w:rPr>
          <w:rFonts w:hint="cs"/>
          <w:color w:val="0000FF"/>
          <w:rtl/>
        </w:rPr>
        <w:t xml:space="preserve">) </w:t>
      </w:r>
      <w:r>
        <w:rPr>
          <w:color w:val="0000FF"/>
          <w:rtl/>
        </w:rPr>
        <w:t>–</w:t>
      </w:r>
      <w:r>
        <w:rPr>
          <w:rFonts w:hint="cs"/>
          <w:color w:val="0000FF"/>
          <w:rtl/>
        </w:rPr>
        <w:t xml:space="preserve"> ר' דוגמא.</w:t>
      </w:r>
    </w:p>
    <w:p w14:paraId="5FF9E936" w14:textId="77777777" w:rsidR="00A10274" w:rsidRDefault="00A10274" w:rsidP="00A10274">
      <w:pPr>
        <w:rPr>
          <w:color w:val="FF0000"/>
        </w:rPr>
      </w:pPr>
      <w:r>
        <w:rPr>
          <w:noProof/>
        </w:rPr>
        <w:drawing>
          <wp:inline distT="0" distB="0" distL="0" distR="0" wp14:anchorId="5D64F357" wp14:editId="04D848DF">
            <wp:extent cx="5486400" cy="4157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4157980"/>
                    </a:xfrm>
                    <a:prstGeom prst="rect">
                      <a:avLst/>
                    </a:prstGeom>
                  </pic:spPr>
                </pic:pic>
              </a:graphicData>
            </a:graphic>
          </wp:inline>
        </w:drawing>
      </w:r>
    </w:p>
    <w:p w14:paraId="1174A8E4" w14:textId="77777777" w:rsidR="00A10274" w:rsidRPr="005E3360" w:rsidRDefault="00A10274" w:rsidP="00A10274">
      <w:pPr>
        <w:rPr>
          <w:color w:val="0000FF"/>
        </w:rPr>
      </w:pPr>
      <w:r w:rsidRPr="005E3360">
        <w:rPr>
          <w:rFonts w:hint="cs"/>
          <w:color w:val="0000FF"/>
          <w:rtl/>
        </w:rPr>
        <w:t>הנה קישור של סרטון המראה איך להעביר את קובץ ה-</w:t>
      </w:r>
      <w:r w:rsidRPr="005E3360">
        <w:rPr>
          <w:color w:val="0000FF"/>
        </w:rPr>
        <w:t>SQLITE</w:t>
      </w:r>
      <w:r w:rsidRPr="005E3360">
        <w:rPr>
          <w:color w:val="0000FF"/>
          <w:rtl/>
        </w:rPr>
        <w:t xml:space="preserve"> מהטלפון/אמולטור ל-</w:t>
      </w:r>
      <w:r w:rsidRPr="005E3360">
        <w:rPr>
          <w:color w:val="0000FF"/>
        </w:rPr>
        <w:t>PC</w:t>
      </w:r>
      <w:r w:rsidRPr="005E3360">
        <w:rPr>
          <w:color w:val="0000FF"/>
          <w:rtl/>
        </w:rPr>
        <w:t xml:space="preserve"> </w:t>
      </w:r>
      <w:hyperlink r:id="rId13" w:history="1">
        <w:r w:rsidRPr="005E3360">
          <w:rPr>
            <w:rFonts w:hint="cs"/>
            <w:u w:val="single"/>
          </w:rPr>
          <w:t>https://www.youtube.com/watch?v=trswX8x-dnI</w:t>
        </w:r>
      </w:hyperlink>
      <w:r w:rsidRPr="005E3360">
        <w:rPr>
          <w:color w:val="0000FF"/>
          <w:rtl/>
        </w:rPr>
        <w:t xml:space="preserve"> שם אפשר לפתוח אותו עם  תוכנת </w:t>
      </w:r>
      <w:r w:rsidRPr="005E3360">
        <w:rPr>
          <w:color w:val="0000FF"/>
        </w:rPr>
        <w:t>SQLiteAdmin</w:t>
      </w:r>
      <w:r w:rsidRPr="005E3360">
        <w:rPr>
          <w:color w:val="0000FF"/>
          <w:rtl/>
        </w:rPr>
        <w:t xml:space="preserve"> ב-</w:t>
      </w:r>
      <w:r w:rsidRPr="005E3360">
        <w:rPr>
          <w:color w:val="0000FF"/>
        </w:rPr>
        <w:t>PC</w:t>
      </w:r>
      <w:r w:rsidRPr="005E3360">
        <w:rPr>
          <w:color w:val="0000FF"/>
          <w:rtl/>
        </w:rPr>
        <w:t xml:space="preserve"> (</w:t>
      </w:r>
      <w:hyperlink r:id="rId14" w:history="1">
        <w:r w:rsidRPr="005E3360">
          <w:rPr>
            <w:rFonts w:hint="cs"/>
            <w:u w:val="single"/>
          </w:rPr>
          <w:t>https://sqliteadmin.orbmu2k.de</w:t>
        </w:r>
        <w:r w:rsidRPr="005E3360">
          <w:rPr>
            <w:rFonts w:hint="cs"/>
          </w:rPr>
          <w:t>/</w:t>
        </w:r>
      </w:hyperlink>
      <w:r>
        <w:rPr>
          <w:color w:val="0000FF"/>
          <w:rtl/>
        </w:rPr>
        <w:t>). שימ</w:t>
      </w:r>
      <w:r>
        <w:rPr>
          <w:rFonts w:hint="cs"/>
          <w:color w:val="0000FF"/>
          <w:rtl/>
        </w:rPr>
        <w:t>ו</w:t>
      </w:r>
      <w:r w:rsidRPr="005E3360">
        <w:rPr>
          <w:color w:val="0000FF"/>
          <w:rtl/>
        </w:rPr>
        <w:t xml:space="preserve"> לב - אצלי במחשב היה צריך להוסיף סיומת </w:t>
      </w:r>
      <w:r w:rsidRPr="005E3360">
        <w:rPr>
          <w:color w:val="0000FF"/>
        </w:rPr>
        <w:t>.db</w:t>
      </w:r>
      <w:r w:rsidRPr="005E3360">
        <w:rPr>
          <w:color w:val="0000FF"/>
          <w:rtl/>
        </w:rPr>
        <w:t xml:space="preserve"> לקובץ שהורדתי (לא כמו בסרטון).</w:t>
      </w:r>
    </w:p>
    <w:p w14:paraId="437FF85D" w14:textId="77777777" w:rsidR="00A10274" w:rsidRDefault="00A10274" w:rsidP="00A10274">
      <w:pPr>
        <w:rPr>
          <w:ins w:id="179" w:author="יוסי ירון" w:date="2026-03-16T15:13:00Z" w16du:dateUtc="2026-03-16T13:13:00Z"/>
          <w:color w:val="FF0000"/>
          <w:rtl/>
        </w:rPr>
      </w:pPr>
    </w:p>
    <w:p w14:paraId="1F67D0D8" w14:textId="77777777" w:rsidR="002E30D4" w:rsidRDefault="002E30D4" w:rsidP="002E30D4">
      <w:pPr>
        <w:pStyle w:val="Heading3"/>
        <w:rPr>
          <w:ins w:id="180" w:author="יוסי ירון" w:date="2026-03-16T15:14:00Z" w16du:dateUtc="2026-03-16T13:14:00Z"/>
          <w:rtl/>
        </w:rPr>
      </w:pPr>
      <w:bookmarkStart w:id="181" w:name="_Toc224567537"/>
      <w:ins w:id="182" w:author="יוסי ירון" w:date="2026-03-16T15:13:00Z" w16du:dateUtc="2026-03-16T13:13:00Z">
        <w:r>
          <w:rPr>
            <w:rFonts w:hint="cs"/>
            <w:rtl/>
          </w:rPr>
          <w:t>פעולות על/עם בסיס הנתונים</w:t>
        </w:r>
      </w:ins>
      <w:bookmarkEnd w:id="181"/>
    </w:p>
    <w:p w14:paraId="6CC3A5C3" w14:textId="77777777" w:rsidR="002E30D4" w:rsidRPr="00963FB7" w:rsidRDefault="00963FB7" w:rsidP="002E30D4">
      <w:pPr>
        <w:rPr>
          <w:color w:val="0000FF"/>
          <w:rtl/>
          <w:rPrChange w:id="183" w:author="יוסי ירון" w:date="2026-03-16T15:15:00Z" w16du:dateUtc="2026-03-16T13:15:00Z">
            <w:rPr>
              <w:rtl/>
            </w:rPr>
          </w:rPrChange>
        </w:rPr>
      </w:pPr>
      <w:ins w:id="184" w:author="יוסי ירון" w:date="2026-03-16T15:14:00Z" w16du:dateUtc="2026-03-16T13:14:00Z">
        <w:r w:rsidRPr="00963FB7">
          <w:rPr>
            <w:rFonts w:hint="eastAsia"/>
            <w:color w:val="0000FF"/>
            <w:rtl/>
            <w:rPrChange w:id="185" w:author="יוסי ירון" w:date="2026-03-16T15:15:00Z" w16du:dateUtc="2026-03-16T13:15:00Z">
              <w:rPr>
                <w:rFonts w:hint="eastAsia"/>
                <w:rtl/>
              </w:rPr>
            </w:rPrChange>
          </w:rPr>
          <w:t>רשימת</w:t>
        </w:r>
        <w:r w:rsidRPr="00963FB7">
          <w:rPr>
            <w:color w:val="0000FF"/>
            <w:rtl/>
            <w:rPrChange w:id="186" w:author="יוסי ירון" w:date="2026-03-16T15:15:00Z" w16du:dateUtc="2026-03-16T13:15:00Z">
              <w:rPr>
                <w:rtl/>
              </w:rPr>
            </w:rPrChange>
          </w:rPr>
          <w:t xml:space="preserve"> המחלקות והפעולות (</w:t>
        </w:r>
        <w:r w:rsidRPr="00963FB7">
          <w:rPr>
            <w:color w:val="0000FF"/>
            <w:rPrChange w:id="187" w:author="יוסי ירון" w:date="2026-03-16T15:15:00Z" w16du:dateUtc="2026-03-16T13:15:00Z">
              <w:rPr/>
            </w:rPrChange>
          </w:rPr>
          <w:t>methods</w:t>
        </w:r>
        <w:r w:rsidRPr="00963FB7">
          <w:rPr>
            <w:color w:val="0000FF"/>
            <w:rtl/>
            <w:rPrChange w:id="188" w:author="יוסי ירון" w:date="2026-03-16T15:15:00Z" w16du:dateUtc="2026-03-16T13:15:00Z">
              <w:rPr>
                <w:rtl/>
              </w:rPr>
            </w:rPrChange>
          </w:rPr>
          <w:t>) המתקשרות עם מסד הנ</w:t>
        </w:r>
      </w:ins>
      <w:ins w:id="189" w:author="יוסי ירון" w:date="2026-03-16T15:15:00Z" w16du:dateUtc="2026-03-16T13:15:00Z">
        <w:r w:rsidRPr="00963FB7">
          <w:rPr>
            <w:rFonts w:hint="eastAsia"/>
            <w:color w:val="0000FF"/>
            <w:rtl/>
            <w:rPrChange w:id="190" w:author="יוסי ירון" w:date="2026-03-16T15:15:00Z" w16du:dateUtc="2026-03-16T13:15:00Z">
              <w:rPr>
                <w:rFonts w:hint="eastAsia"/>
                <w:rtl/>
              </w:rPr>
            </w:rPrChange>
          </w:rPr>
          <w:t>תונים</w:t>
        </w:r>
        <w:r w:rsidRPr="00963FB7">
          <w:rPr>
            <w:color w:val="0000FF"/>
            <w:rtl/>
            <w:rPrChange w:id="191" w:author="יוסי ירון" w:date="2026-03-16T15:15:00Z" w16du:dateUtc="2026-03-16T13:15:00Z">
              <w:rPr>
                <w:rtl/>
              </w:rPr>
            </w:rPrChange>
          </w:rPr>
          <w:t>, והסבר קצר – מה כל פעולה כזו עושה.</w:t>
        </w:r>
      </w:ins>
    </w:p>
    <w:p w14:paraId="28BB2BFE" w14:textId="77777777" w:rsidR="00A10274" w:rsidRDefault="00A10274" w:rsidP="00A10274">
      <w:pPr>
        <w:bidi w:val="0"/>
        <w:spacing w:line="240" w:lineRule="auto"/>
        <w:jc w:val="left"/>
        <w:rPr>
          <w:rFonts w:ascii="Arial" w:hAnsi="Arial" w:cs="Arial"/>
          <w:rtl/>
        </w:rPr>
      </w:pPr>
      <w:r>
        <w:br w:type="page"/>
      </w:r>
    </w:p>
    <w:p w14:paraId="2F937662" w14:textId="77777777" w:rsidR="00AB7606" w:rsidRDefault="00AB7606" w:rsidP="00AB7606">
      <w:pPr>
        <w:pStyle w:val="Heading2"/>
        <w:pageBreakBefore/>
        <w:spacing w:line="360" w:lineRule="auto"/>
        <w:rPr>
          <w:ins w:id="192" w:author="יוסי ירון" w:date="2026-03-16T13:25:00Z" w16du:dateUtc="2026-03-16T11:25:00Z"/>
          <w:rtl/>
        </w:rPr>
      </w:pPr>
      <w:bookmarkStart w:id="193" w:name="_Toc224567538"/>
      <w:ins w:id="194" w:author="יוסי ירון" w:date="2026-03-16T13:24:00Z" w16du:dateUtc="2026-03-16T11:24:00Z">
        <w:r w:rsidRPr="00AB7606">
          <w:rPr>
            <w:rFonts w:hint="eastAsia"/>
            <w:rtl/>
            <w:rPrChange w:id="195" w:author="יוסי ירון" w:date="2026-03-16T13:25:00Z" w16du:dateUtc="2026-03-16T11:25:00Z">
              <w:rPr>
                <w:rFonts w:hint="eastAsia"/>
                <w:highlight w:val="yellow"/>
                <w:rtl/>
              </w:rPr>
            </w:rPrChange>
          </w:rPr>
          <w:lastRenderedPageBreak/>
          <w:t>שמירת</w:t>
        </w:r>
        <w:r w:rsidRPr="00AB7606">
          <w:rPr>
            <w:rtl/>
            <w:rPrChange w:id="196" w:author="יוסי ירון" w:date="2026-03-16T13:25:00Z" w16du:dateUtc="2026-03-16T11:25:00Z">
              <w:rPr>
                <w:highlight w:val="yellow"/>
                <w:rtl/>
              </w:rPr>
            </w:rPrChange>
          </w:rPr>
          <w:t xml:space="preserve"> נתונים – צד שרת</w:t>
        </w:r>
      </w:ins>
      <w:ins w:id="197" w:author="יוסי ירון" w:date="2026-03-16T13:25:00Z" w16du:dateUtc="2026-03-16T11:25:00Z">
        <w:r w:rsidRPr="00AB7606">
          <w:rPr>
            <w:rFonts w:hint="cs"/>
            <w:rtl/>
          </w:rPr>
          <w:t xml:space="preserve"> (אם קיים)</w:t>
        </w:r>
        <w:bookmarkEnd w:id="193"/>
      </w:ins>
    </w:p>
    <w:p w14:paraId="47314F8A" w14:textId="77777777" w:rsidR="00AB7606" w:rsidRDefault="00AB7606" w:rsidP="00AB7606">
      <w:pPr>
        <w:rPr>
          <w:ins w:id="198" w:author="יוסי ירון" w:date="2026-03-16T13:26:00Z" w16du:dateUtc="2026-03-16T11:26:00Z"/>
          <w:rtl/>
        </w:rPr>
      </w:pPr>
      <w:ins w:id="199" w:author="יוסי ירון" w:date="2026-03-16T13:25:00Z" w16du:dateUtc="2026-03-16T11:25:00Z">
        <w:r>
          <w:rPr>
            <w:rFonts w:hint="cs"/>
            <w:rtl/>
          </w:rPr>
          <w:t>אם משתמשים ב-</w:t>
        </w:r>
        <w:r>
          <w:t>Database</w:t>
        </w:r>
        <w:r>
          <w:rPr>
            <w:rFonts w:hint="cs"/>
            <w:rtl/>
          </w:rPr>
          <w:t xml:space="preserve"> בשרת, יש לתעד את </w:t>
        </w:r>
      </w:ins>
      <w:ins w:id="200" w:author="יוסי ירון" w:date="2026-03-16T13:26:00Z" w16du:dateUtc="2026-03-16T11:26:00Z">
        <w:r>
          <w:rPr>
            <w:rFonts w:hint="cs"/>
            <w:rtl/>
          </w:rPr>
          <w:t>מבנה הטבלאות והקשרים ביניהן.</w:t>
        </w:r>
      </w:ins>
    </w:p>
    <w:p w14:paraId="49C534FA" w14:textId="77777777" w:rsidR="00AB7606" w:rsidRPr="00AB7606" w:rsidRDefault="00AB7606">
      <w:pPr>
        <w:rPr>
          <w:ins w:id="201" w:author="יוסי ירון" w:date="2026-03-16T13:24:00Z" w16du:dateUtc="2026-03-16T11:24:00Z"/>
          <w:rtl/>
        </w:rPr>
        <w:pPrChange w:id="202" w:author="יוסי ירון" w:date="2026-03-16T13:25:00Z" w16du:dateUtc="2026-03-16T11:25:00Z">
          <w:pPr>
            <w:pStyle w:val="Heading2"/>
            <w:pageBreakBefore/>
            <w:spacing w:line="360" w:lineRule="auto"/>
          </w:pPr>
        </w:pPrChange>
      </w:pPr>
      <w:ins w:id="203" w:author="יוסי ירון" w:date="2026-03-16T13:26:00Z" w16du:dateUtc="2026-03-16T11:26:00Z">
        <w:r>
          <w:rPr>
            <w:rFonts w:hint="cs"/>
            <w:rtl/>
          </w:rPr>
          <w:t xml:space="preserve">אם משתמשים בקבצים </w:t>
        </w:r>
        <w:r>
          <w:rPr>
            <w:rtl/>
          </w:rPr>
          <w:t>–</w:t>
        </w:r>
        <w:r>
          <w:rPr>
            <w:rFonts w:hint="cs"/>
            <w:rtl/>
          </w:rPr>
          <w:t xml:space="preserve"> לפרט את </w:t>
        </w:r>
      </w:ins>
      <w:ins w:id="204" w:author="יוסי ירון" w:date="2026-03-16T13:27:00Z" w16du:dateUtc="2026-03-16T11:27:00Z">
        <w:r>
          <w:rPr>
            <w:rFonts w:hint="cs"/>
            <w:rtl/>
          </w:rPr>
          <w:t xml:space="preserve">שמותיהם, </w:t>
        </w:r>
      </w:ins>
      <w:ins w:id="205" w:author="יוסי ירון" w:date="2026-03-16T13:26:00Z" w16du:dateUtc="2026-03-16T11:26:00Z">
        <w:r>
          <w:rPr>
            <w:rFonts w:hint="cs"/>
            <w:rtl/>
          </w:rPr>
          <w:t xml:space="preserve">המבנה שלהם ומטרתם </w:t>
        </w:r>
      </w:ins>
      <w:ins w:id="206" w:author="יוסי ירון" w:date="2026-03-16T13:27:00Z" w16du:dateUtc="2026-03-16T11:27:00Z">
        <w:r>
          <w:rPr>
            <w:rFonts w:hint="cs"/>
            <w:rtl/>
          </w:rPr>
          <w:t>כפי שמתואר בסעיף הלקוח.</w:t>
        </w:r>
      </w:ins>
    </w:p>
    <w:p w14:paraId="2D8E3E7A" w14:textId="77777777" w:rsidR="00FD2375" w:rsidRDefault="00FD2375">
      <w:pPr>
        <w:bidi w:val="0"/>
        <w:spacing w:line="240" w:lineRule="auto"/>
        <w:jc w:val="left"/>
        <w:rPr>
          <w:ins w:id="207" w:author="יוסי ירון" w:date="2026-03-16T15:03:00Z" w16du:dateUtc="2026-03-16T13:03:00Z"/>
          <w:rFonts w:ascii="Arial" w:hAnsi="Arial" w:cs="Narkisim"/>
          <w:b/>
          <w:bCs/>
          <w:i/>
          <w:iCs/>
          <w:sz w:val="40"/>
          <w:szCs w:val="40"/>
          <w:u w:val="single"/>
          <w:rtl/>
        </w:rPr>
      </w:pPr>
      <w:ins w:id="208" w:author="יוסי ירון" w:date="2026-03-16T15:03:00Z" w16du:dateUtc="2026-03-16T13:03:00Z">
        <w:r>
          <w:rPr>
            <w:rtl/>
          </w:rPr>
          <w:br w:type="page"/>
        </w:r>
      </w:ins>
    </w:p>
    <w:p w14:paraId="44FF9820" w14:textId="77777777" w:rsidR="00A10274" w:rsidRDefault="00A10274" w:rsidP="00A10274">
      <w:pPr>
        <w:pStyle w:val="Heading2"/>
        <w:rPr>
          <w:rtl/>
        </w:rPr>
      </w:pPr>
      <w:bookmarkStart w:id="209" w:name="_Toc224567539"/>
      <w:r>
        <w:rPr>
          <w:rFonts w:hint="cs"/>
          <w:rtl/>
        </w:rPr>
        <w:lastRenderedPageBreak/>
        <w:t>פרוטוקול תקשורת</w:t>
      </w:r>
      <w:ins w:id="210" w:author="יוסי ירון" w:date="2026-03-16T13:27:00Z" w16du:dateUtc="2026-03-16T11:27:00Z">
        <w:r w:rsidR="00AB7606">
          <w:rPr>
            <w:rFonts w:hint="cs"/>
            <w:rtl/>
          </w:rPr>
          <w:t xml:space="preserve"> (עבור שרת-לקוח ו/או </w:t>
        </w:r>
        <w:r w:rsidR="00AB7606">
          <w:t>API</w:t>
        </w:r>
        <w:r w:rsidR="00AB7606">
          <w:rPr>
            <w:rFonts w:hint="cs"/>
            <w:rtl/>
          </w:rPr>
          <w:t>)</w:t>
        </w:r>
      </w:ins>
      <w:bookmarkEnd w:id="209"/>
    </w:p>
    <w:p w14:paraId="1C7BDA3F" w14:textId="77777777" w:rsidR="00A10274" w:rsidRDefault="00AB7606" w:rsidP="00A10274">
      <w:pPr>
        <w:rPr>
          <w:i/>
          <w:iCs/>
          <w:color w:val="0000FF"/>
        </w:rPr>
      </w:pPr>
      <w:r>
        <w:rPr>
          <w:rFonts w:hint="cs"/>
          <w:i/>
          <w:iCs/>
          <w:color w:val="0000FF"/>
          <w:rtl/>
        </w:rPr>
        <w:t xml:space="preserve">הסבר לגבי </w:t>
      </w:r>
      <w:r w:rsidR="00A10274">
        <w:rPr>
          <w:rFonts w:hint="cs"/>
          <w:i/>
          <w:iCs/>
          <w:color w:val="0000FF"/>
          <w:rtl/>
        </w:rPr>
        <w:t xml:space="preserve">הפרוטוקול </w:t>
      </w:r>
      <w:r>
        <w:rPr>
          <w:rFonts w:hint="cs"/>
          <w:i/>
          <w:iCs/>
          <w:color w:val="0000FF"/>
          <w:rtl/>
        </w:rPr>
        <w:t xml:space="preserve"> וסוגי ההודעות המועברות.</w:t>
      </w:r>
    </w:p>
    <w:p w14:paraId="56705576" w14:textId="77777777" w:rsidR="00A10274" w:rsidRDefault="00A10274" w:rsidP="00A10274">
      <w:pPr>
        <w:rPr>
          <w:i/>
          <w:iCs/>
          <w:color w:val="0000FF"/>
        </w:rPr>
      </w:pPr>
    </w:p>
    <w:p w14:paraId="2E8B8103" w14:textId="77777777" w:rsidR="004543E0" w:rsidRPr="00A10274" w:rsidRDefault="004543E0" w:rsidP="004543E0">
      <w:pPr>
        <w:rPr>
          <w:rFonts w:ascii="David" w:hAnsi="David"/>
        </w:rPr>
      </w:pPr>
    </w:p>
    <w:p w14:paraId="38E10E35" w14:textId="77777777" w:rsidR="004543E0" w:rsidRPr="004D38FB" w:rsidRDefault="004543E0" w:rsidP="004543E0">
      <w:pPr>
        <w:rPr>
          <w:rFonts w:ascii="David" w:hAnsi="David"/>
          <w:rtl/>
        </w:rPr>
      </w:pPr>
    </w:p>
    <w:p w14:paraId="2CEAD0FC" w14:textId="77777777" w:rsidR="004543E0" w:rsidRPr="004D38FB" w:rsidRDefault="004543E0" w:rsidP="004543E0">
      <w:pPr>
        <w:rPr>
          <w:rFonts w:ascii="David" w:hAnsi="David"/>
          <w:rtl/>
        </w:rPr>
      </w:pPr>
    </w:p>
    <w:p w14:paraId="47602332" w14:textId="77777777" w:rsidR="004543E0" w:rsidRPr="004D38FB" w:rsidRDefault="004543E0" w:rsidP="004543E0">
      <w:pPr>
        <w:rPr>
          <w:rFonts w:ascii="David" w:hAnsi="David"/>
          <w:rtl/>
        </w:rPr>
      </w:pPr>
    </w:p>
    <w:p w14:paraId="4E331239" w14:textId="77777777" w:rsidR="004543E0" w:rsidRPr="004D38FB" w:rsidRDefault="004543E0" w:rsidP="004543E0">
      <w:pPr>
        <w:rPr>
          <w:rFonts w:ascii="David" w:hAnsi="David"/>
          <w:rtl/>
        </w:rPr>
      </w:pPr>
    </w:p>
    <w:p w14:paraId="184F057A" w14:textId="77777777" w:rsidR="004543E0" w:rsidRPr="004D38FB" w:rsidRDefault="004543E0" w:rsidP="004543E0">
      <w:pPr>
        <w:rPr>
          <w:rFonts w:ascii="David" w:hAnsi="David"/>
          <w:rtl/>
        </w:rPr>
      </w:pPr>
    </w:p>
    <w:p w14:paraId="2A91DAF6" w14:textId="77777777" w:rsidR="004543E0" w:rsidRPr="004D38FB" w:rsidRDefault="004543E0" w:rsidP="004543E0">
      <w:pPr>
        <w:rPr>
          <w:rFonts w:ascii="David" w:hAnsi="David"/>
          <w:rtl/>
        </w:rPr>
      </w:pPr>
    </w:p>
    <w:p w14:paraId="3889C757" w14:textId="77777777" w:rsidR="004543E0" w:rsidRPr="004D38FB" w:rsidRDefault="004543E0" w:rsidP="004543E0">
      <w:pPr>
        <w:rPr>
          <w:rFonts w:ascii="David" w:hAnsi="David"/>
          <w:rtl/>
        </w:rPr>
      </w:pPr>
    </w:p>
    <w:p w14:paraId="18B12262" w14:textId="77777777" w:rsidR="004543E0" w:rsidRPr="004D38FB" w:rsidRDefault="004543E0" w:rsidP="004543E0">
      <w:pPr>
        <w:rPr>
          <w:rFonts w:ascii="David" w:hAnsi="David"/>
          <w:rtl/>
        </w:rPr>
      </w:pPr>
    </w:p>
    <w:p w14:paraId="5E80D1E8"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0F0195FD" w14:textId="77777777" w:rsidR="004543E0" w:rsidRDefault="004543E0" w:rsidP="004543E0">
      <w:pPr>
        <w:pStyle w:val="Heading1"/>
        <w:rPr>
          <w:rtl/>
        </w:rPr>
      </w:pPr>
      <w:bookmarkStart w:id="211" w:name="_Toc224567540"/>
      <w:r>
        <w:rPr>
          <w:rFonts w:hint="cs"/>
          <w:rtl/>
        </w:rPr>
        <w:lastRenderedPageBreak/>
        <w:t>רפלקציה אישית</w:t>
      </w:r>
      <w:bookmarkEnd w:id="211"/>
    </w:p>
    <w:p w14:paraId="4AE3C32E" w14:textId="77777777" w:rsidR="004543E0" w:rsidRPr="00EB3B84" w:rsidRDefault="004543E0" w:rsidP="004543E0">
      <w:pPr>
        <w:rPr>
          <w:color w:val="0000FF"/>
          <w:rtl/>
        </w:rPr>
      </w:pPr>
      <w:r w:rsidRPr="00EB3B84">
        <w:rPr>
          <w:color w:val="0000FF"/>
          <w:rtl/>
        </w:rPr>
        <w:t>חלק זה הינו חשוב ביותר, ואין להקל בו ראש כלל. התלמיד ישקף :</w:t>
      </w:r>
    </w:p>
    <w:p w14:paraId="1EC3A55D"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תיאור תהליך העבודה על הפרויקט, ההצלחות, האתגרים, הקשיים ודרכי הפתרון</w:t>
      </w:r>
    </w:p>
    <w:p w14:paraId="52AB989B"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tl/>
        </w:rPr>
        <w:t>תהליך למידה - תיאור הלמידה שהתקיימה, תכולות חדשות שנלמדו באופן עצמאי</w:t>
      </w:r>
    </w:p>
    <w:p w14:paraId="1C0A5883"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אילו כלים נלקחים להמשך</w:t>
      </w:r>
    </w:p>
    <w:p w14:paraId="53F26A23"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תובנות מהתהליך, לרבות עזרה ממומחים, שיתוף מידע ולמידת עמיתים</w:t>
      </w:r>
    </w:p>
    <w:p w14:paraId="15DEA4AC"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בראייה לאחור, האם היית מיישם אחרת חלקים בפרויקט</w:t>
      </w:r>
    </w:p>
    <w:p w14:paraId="196019CD" w14:textId="77777777" w:rsidR="004543E0" w:rsidRPr="00872734" w:rsidRDefault="004543E0" w:rsidP="004543E0">
      <w:pPr>
        <w:pStyle w:val="ListParagraph"/>
        <w:numPr>
          <w:ilvl w:val="0"/>
          <w:numId w:val="13"/>
        </w:numPr>
        <w:autoSpaceDE w:val="0"/>
        <w:autoSpaceDN w:val="0"/>
        <w:adjustRightInd w:val="0"/>
        <w:spacing w:line="240" w:lineRule="auto"/>
        <w:jc w:val="left"/>
        <w:rPr>
          <w:rFonts w:ascii="David" w:hAnsi="David"/>
        </w:rPr>
      </w:pPr>
      <w:r w:rsidRPr="00872734">
        <w:rPr>
          <w:rFonts w:ascii="David" w:hAnsi="David"/>
        </w:rPr>
        <w:t xml:space="preserve"> </w:t>
      </w:r>
      <w:r w:rsidRPr="00872734">
        <w:rPr>
          <w:rFonts w:ascii="David" w:hAnsi="David"/>
          <w:rtl/>
        </w:rPr>
        <w:t>במידה והיו ברשותך משאבים נוספים</w:t>
      </w:r>
      <w:r>
        <w:rPr>
          <w:rFonts w:ascii="David" w:hAnsi="David" w:hint="cs"/>
          <w:rtl/>
        </w:rPr>
        <w:t xml:space="preserve"> (עוד זמן, עוד אנשים שיסייעו)</w:t>
      </w:r>
      <w:r w:rsidRPr="00872734">
        <w:rPr>
          <w:rFonts w:ascii="David" w:hAnsi="David"/>
          <w:rtl/>
        </w:rPr>
        <w:t>, האם וכיצד ניתן לשפר את הפרויקט</w:t>
      </w:r>
      <w:r w:rsidRPr="00872734">
        <w:rPr>
          <w:rFonts w:ascii="David" w:hAnsi="David"/>
        </w:rPr>
        <w:t>.</w:t>
      </w:r>
    </w:p>
    <w:p w14:paraId="16CA939C" w14:textId="77777777" w:rsidR="004543E0" w:rsidRPr="00872734" w:rsidRDefault="004543E0" w:rsidP="004543E0">
      <w:pPr>
        <w:pStyle w:val="ListParagraph"/>
        <w:numPr>
          <w:ilvl w:val="0"/>
          <w:numId w:val="13"/>
        </w:numPr>
        <w:spacing w:after="160" w:line="259" w:lineRule="auto"/>
        <w:jc w:val="left"/>
        <w:rPr>
          <w:rFonts w:ascii="David" w:hAnsi="David"/>
          <w:rtl/>
        </w:rPr>
      </w:pPr>
      <w:r w:rsidRPr="00872734">
        <w:rPr>
          <w:rFonts w:ascii="David" w:hAnsi="David"/>
        </w:rPr>
        <w:t xml:space="preserve"> </w:t>
      </w:r>
      <w:r w:rsidRPr="00872734">
        <w:rPr>
          <w:rFonts w:ascii="David" w:hAnsi="David"/>
          <w:rtl/>
        </w:rPr>
        <w:t>שאלות חקר עצמי לשיקול התלמידים</w:t>
      </w:r>
    </w:p>
    <w:p w14:paraId="748D7BBF" w14:textId="77777777" w:rsidR="004543E0" w:rsidRPr="00EB3B84" w:rsidRDefault="004543E0" w:rsidP="00384365">
      <w:pPr>
        <w:rPr>
          <w:color w:val="0000FF"/>
          <w:rtl/>
        </w:rPr>
      </w:pPr>
      <w:r w:rsidRPr="00EB3B84">
        <w:rPr>
          <w:color w:val="0000FF"/>
          <w:rtl/>
        </w:rPr>
        <w:t xml:space="preserve">מצופה מתלמיד שעבד כמעט שנה </w:t>
      </w:r>
      <w:r w:rsidRPr="00EB3B84">
        <w:rPr>
          <w:rFonts w:hint="cs"/>
          <w:color w:val="0000FF"/>
          <w:rtl/>
        </w:rPr>
        <w:t>(</w:t>
      </w:r>
      <w:r w:rsidRPr="00EB3B84">
        <w:rPr>
          <w:color w:val="0000FF"/>
          <w:rtl/>
        </w:rPr>
        <w:t>ולעיתים אף יותר</w:t>
      </w:r>
      <w:r w:rsidRPr="00EB3B84">
        <w:rPr>
          <w:rFonts w:hint="cs"/>
          <w:color w:val="0000FF"/>
          <w:rtl/>
        </w:rPr>
        <w:t>)</w:t>
      </w:r>
      <w:r w:rsidRPr="00EB3B84">
        <w:rPr>
          <w:color w:val="0000FF"/>
          <w:rtl/>
        </w:rPr>
        <w:t xml:space="preserve"> על פרויקט שלפחות ימלא חצי עד עמוד שלם</w:t>
      </w:r>
      <w:r w:rsidR="00384365" w:rsidRPr="00EB3B84">
        <w:rPr>
          <w:rFonts w:hint="cs"/>
          <w:color w:val="0000FF"/>
          <w:rtl/>
        </w:rPr>
        <w:t xml:space="preserve"> </w:t>
      </w:r>
      <w:r w:rsidRPr="00EB3B84">
        <w:rPr>
          <w:color w:val="0000FF"/>
          <w:rtl/>
        </w:rPr>
        <w:t>בחלק זה של הרפלקציה .</w:t>
      </w:r>
    </w:p>
    <w:p w14:paraId="72D13170"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5E629AFC" w14:textId="77777777" w:rsidR="004543E0" w:rsidRDefault="004543E0" w:rsidP="004543E0">
      <w:pPr>
        <w:pStyle w:val="Heading1"/>
        <w:rPr>
          <w:rtl/>
        </w:rPr>
      </w:pPr>
      <w:bookmarkStart w:id="212" w:name="_Toc224567541"/>
      <w:r>
        <w:rPr>
          <w:rtl/>
        </w:rPr>
        <w:lastRenderedPageBreak/>
        <w:t>ביבליוגרפיה</w:t>
      </w:r>
      <w:bookmarkEnd w:id="212"/>
    </w:p>
    <w:p w14:paraId="07E094C9" w14:textId="77777777" w:rsidR="004543E0" w:rsidRPr="00B610CA" w:rsidDel="00391C09" w:rsidRDefault="004543E0" w:rsidP="004543E0">
      <w:pPr>
        <w:rPr>
          <w:del w:id="213" w:author="יוסי ירון" w:date="2026-03-16T15:08:00Z" w16du:dateUtc="2026-03-16T13:08:00Z"/>
          <w:color w:val="0000FF"/>
          <w:rtl/>
        </w:rPr>
      </w:pPr>
      <w:del w:id="214" w:author="יוסי ירון" w:date="2026-03-16T15:08:00Z" w16du:dateUtc="2026-03-16T13:08:00Z">
        <w:r w:rsidRPr="00B610CA" w:rsidDel="00391C09">
          <w:rPr>
            <w:color w:val="0000FF"/>
            <w:rtl/>
          </w:rPr>
          <w:delText>מומלץ ואף רצוי לעודד תלמידים לרשום את מקורות המידע שהם עשו בהם שימוש, אמנם חלק זה</w:delText>
        </w:r>
      </w:del>
    </w:p>
    <w:p w14:paraId="4DB89153" w14:textId="77777777" w:rsidR="004543E0" w:rsidRPr="00B610CA" w:rsidDel="00391C09" w:rsidRDefault="004543E0" w:rsidP="004543E0">
      <w:pPr>
        <w:rPr>
          <w:del w:id="215" w:author="יוסי ירון" w:date="2026-03-16T15:08:00Z" w16du:dateUtc="2026-03-16T13:08:00Z"/>
          <w:color w:val="0000FF"/>
          <w:rtl/>
        </w:rPr>
      </w:pPr>
      <w:del w:id="216" w:author="יוסי ירון" w:date="2026-03-16T15:08:00Z" w16du:dateUtc="2026-03-16T13:08:00Z">
        <w:r w:rsidRPr="00B610CA" w:rsidDel="00391C09">
          <w:rPr>
            <w:color w:val="0000FF"/>
            <w:rtl/>
          </w:rPr>
          <w:delText>אינו תמיד רלוונטי לכל הפרויקטים, אך כאשר התלמיד ביצע מחקר, חלק זה חיוני וחובה. מקורות</w:delText>
        </w:r>
      </w:del>
    </w:p>
    <w:p w14:paraId="3CAC00BC" w14:textId="77777777" w:rsidR="004543E0" w:rsidRPr="00B610CA" w:rsidDel="00391C09" w:rsidRDefault="004543E0" w:rsidP="004543E0">
      <w:pPr>
        <w:rPr>
          <w:del w:id="217" w:author="יוסי ירון" w:date="2026-03-16T15:08:00Z" w16du:dateUtc="2026-03-16T13:08:00Z"/>
          <w:color w:val="0000FF"/>
          <w:rtl/>
        </w:rPr>
      </w:pPr>
      <w:del w:id="218" w:author="יוסי ירון" w:date="2026-03-16T15:08:00Z" w16du:dateUtc="2026-03-16T13:08:00Z">
        <w:r w:rsidRPr="00B610CA" w:rsidDel="00391C09">
          <w:rPr>
            <w:color w:val="0000FF"/>
            <w:rtl/>
          </w:rPr>
          <w:delText>יכולים להיות מאמרים, קישורים לאתרי מידע, ספרים, כתבי עת וכדומה .</w:delText>
        </w:r>
      </w:del>
    </w:p>
    <w:p w14:paraId="2DA4EF22" w14:textId="77777777" w:rsidR="004543E0" w:rsidRPr="00B610CA" w:rsidDel="00391C09" w:rsidRDefault="004543E0" w:rsidP="004543E0">
      <w:pPr>
        <w:rPr>
          <w:del w:id="219" w:author="יוסי ירון" w:date="2026-03-16T15:08:00Z" w16du:dateUtc="2026-03-16T13:08:00Z"/>
          <w:color w:val="0000FF"/>
          <w:rtl/>
        </w:rPr>
      </w:pPr>
      <w:del w:id="220" w:author="יוסי ירון" w:date="2026-03-16T15:08:00Z" w16du:dateUtc="2026-03-16T13:08:00Z">
        <w:r w:rsidRPr="00B610CA" w:rsidDel="00391C09">
          <w:rPr>
            <w:rFonts w:hint="cs"/>
            <w:color w:val="0000FF"/>
            <w:rtl/>
          </w:rPr>
          <w:delText>אם נעזרתם בקוד מ-</w:delText>
        </w:r>
        <w:r w:rsidRPr="00B610CA" w:rsidDel="00391C09">
          <w:rPr>
            <w:color w:val="0000FF"/>
          </w:rPr>
          <w:delText>Stack Overflow</w:delText>
        </w:r>
        <w:r w:rsidRPr="00B610CA" w:rsidDel="00391C09">
          <w:rPr>
            <w:rFonts w:hint="cs"/>
            <w:color w:val="0000FF"/>
          </w:rPr>
          <w:delText xml:space="preserve"> </w:delText>
        </w:r>
        <w:r w:rsidRPr="00B610CA" w:rsidDel="00391C09">
          <w:rPr>
            <w:rFonts w:hint="cs"/>
            <w:color w:val="0000FF"/>
            <w:rtl/>
          </w:rPr>
          <w:delText xml:space="preserve"> ואתרים דומים </w:delText>
        </w:r>
        <w:r w:rsidRPr="00B610CA" w:rsidDel="00391C09">
          <w:rPr>
            <w:rFonts w:cstheme="minorBidi"/>
            <w:color w:val="0000FF"/>
            <w:rtl/>
          </w:rPr>
          <w:delText>–</w:delText>
        </w:r>
        <w:r w:rsidRPr="00B610CA" w:rsidDel="00391C09">
          <w:rPr>
            <w:rFonts w:hint="cs"/>
            <w:color w:val="0000FF"/>
            <w:rtl/>
          </w:rPr>
          <w:delText xml:space="preserve"> יש לציין את הקישורים הרלוונטיים כאן.</w:delText>
        </w:r>
      </w:del>
    </w:p>
    <w:p w14:paraId="2B76C617" w14:textId="77777777" w:rsidR="00391C09" w:rsidRPr="00391C09" w:rsidRDefault="00391C09">
      <w:pPr>
        <w:rPr>
          <w:ins w:id="221" w:author="יוסי ירון" w:date="2026-03-16T15:08:00Z" w16du:dateUtc="2026-03-16T13:08:00Z"/>
          <w:color w:val="0000FF"/>
          <w:rPrChange w:id="222" w:author="יוסי ירון" w:date="2026-03-16T15:09:00Z" w16du:dateUtc="2026-03-16T13:09:00Z">
            <w:rPr>
              <w:ins w:id="223" w:author="יוסי ירון" w:date="2026-03-16T15:08:00Z" w16du:dateUtc="2026-03-16T13:08:00Z"/>
            </w:rPr>
          </w:rPrChange>
        </w:rPr>
        <w:pPrChange w:id="224" w:author="יוסי ירון" w:date="2026-03-16T15:08:00Z" w16du:dateUtc="2026-03-16T13:08:00Z">
          <w:pPr>
            <w:pStyle w:val="BodyText"/>
            <w:bidi/>
            <w:spacing w:before="140" w:line="243" w:lineRule="exact"/>
            <w:ind w:left="17" w:right="0"/>
            <w:jc w:val="left"/>
          </w:pPr>
        </w:pPrChange>
      </w:pPr>
      <w:ins w:id="225" w:author="יוסי ירון" w:date="2026-03-16T15:08:00Z" w16du:dateUtc="2026-03-16T13:08:00Z">
        <w:r w:rsidRPr="00391C09">
          <w:rPr>
            <w:color w:val="0000FF"/>
            <w:spacing w:val="-2"/>
            <w:w w:val="110"/>
            <w:rtl/>
            <w:rPrChange w:id="226" w:author="יוסי ירון" w:date="2026-03-16T15:09:00Z" w16du:dateUtc="2026-03-16T13:09:00Z">
              <w:rPr>
                <w:spacing w:val="-2"/>
                <w:w w:val="110"/>
                <w:rtl/>
              </w:rPr>
            </w:rPrChange>
          </w:rPr>
          <w:t>מקורות</w:t>
        </w:r>
        <w:r w:rsidRPr="00391C09">
          <w:rPr>
            <w:color w:val="0000FF"/>
            <w:spacing w:val="-13"/>
            <w:w w:val="110"/>
            <w:rtl/>
            <w:rPrChange w:id="227" w:author="יוסי ירון" w:date="2026-03-16T15:09:00Z" w16du:dateUtc="2026-03-16T13:09:00Z">
              <w:rPr>
                <w:spacing w:val="-13"/>
                <w:w w:val="110"/>
                <w:rtl/>
              </w:rPr>
            </w:rPrChange>
          </w:rPr>
          <w:t xml:space="preserve"> </w:t>
        </w:r>
        <w:r w:rsidRPr="00391C09">
          <w:rPr>
            <w:color w:val="0000FF"/>
            <w:w w:val="110"/>
            <w:rtl/>
            <w:rPrChange w:id="228" w:author="יוסי ירון" w:date="2026-03-16T15:09:00Z" w16du:dateUtc="2026-03-16T13:09:00Z">
              <w:rPr>
                <w:w w:val="110"/>
                <w:rtl/>
              </w:rPr>
            </w:rPrChange>
          </w:rPr>
          <w:t>מידע</w:t>
        </w:r>
        <w:r w:rsidRPr="00391C09">
          <w:rPr>
            <w:color w:val="0000FF"/>
            <w:spacing w:val="-10"/>
            <w:w w:val="110"/>
            <w:rtl/>
            <w:rPrChange w:id="229" w:author="יוסי ירון" w:date="2026-03-16T15:09:00Z" w16du:dateUtc="2026-03-16T13:09:00Z">
              <w:rPr>
                <w:spacing w:val="-10"/>
                <w:w w:val="110"/>
                <w:rtl/>
              </w:rPr>
            </w:rPrChange>
          </w:rPr>
          <w:t xml:space="preserve"> </w:t>
        </w:r>
        <w:r w:rsidRPr="00391C09">
          <w:rPr>
            <w:color w:val="0000FF"/>
            <w:w w:val="110"/>
            <w:rtl/>
            <w:rPrChange w:id="230" w:author="יוסי ירון" w:date="2026-03-16T15:09:00Z" w16du:dateUtc="2026-03-16T13:09:00Z">
              <w:rPr>
                <w:w w:val="110"/>
                <w:rtl/>
              </w:rPr>
            </w:rPrChange>
          </w:rPr>
          <w:t>הם</w:t>
        </w:r>
        <w:r w:rsidRPr="00391C09">
          <w:rPr>
            <w:color w:val="0000FF"/>
            <w:w w:val="110"/>
            <w:rPrChange w:id="231" w:author="יוסי ירון" w:date="2026-03-16T15:09:00Z" w16du:dateUtc="2026-03-16T13:09:00Z">
              <w:rPr>
                <w:w w:val="110"/>
              </w:rPr>
            </w:rPrChange>
          </w:rPr>
          <w:t>:</w:t>
        </w:r>
        <w:r w:rsidRPr="00391C09">
          <w:rPr>
            <w:color w:val="0000FF"/>
            <w:spacing w:val="-13"/>
            <w:w w:val="110"/>
            <w:rtl/>
            <w:rPrChange w:id="232" w:author="יוסי ירון" w:date="2026-03-16T15:09:00Z" w16du:dateUtc="2026-03-16T13:09:00Z">
              <w:rPr>
                <w:spacing w:val="-13"/>
                <w:w w:val="110"/>
                <w:rtl/>
              </w:rPr>
            </w:rPrChange>
          </w:rPr>
          <w:t xml:space="preserve"> </w:t>
        </w:r>
        <w:r w:rsidRPr="00391C09">
          <w:rPr>
            <w:color w:val="0000FF"/>
            <w:w w:val="110"/>
            <w:rtl/>
            <w:rPrChange w:id="233" w:author="יוסי ירון" w:date="2026-03-16T15:09:00Z" w16du:dateUtc="2026-03-16T13:09:00Z">
              <w:rPr>
                <w:w w:val="110"/>
                <w:rtl/>
              </w:rPr>
            </w:rPrChange>
          </w:rPr>
          <w:t>מאמרים</w:t>
        </w:r>
        <w:r w:rsidRPr="00391C09">
          <w:rPr>
            <w:color w:val="0000FF"/>
            <w:w w:val="110"/>
            <w:rPrChange w:id="234" w:author="יוסי ירון" w:date="2026-03-16T15:09:00Z" w16du:dateUtc="2026-03-16T13:09:00Z">
              <w:rPr>
                <w:w w:val="110"/>
              </w:rPr>
            </w:rPrChange>
          </w:rPr>
          <w:t>,</w:t>
        </w:r>
        <w:r w:rsidRPr="00391C09">
          <w:rPr>
            <w:color w:val="0000FF"/>
            <w:spacing w:val="-12"/>
            <w:w w:val="110"/>
            <w:rtl/>
            <w:rPrChange w:id="235" w:author="יוסי ירון" w:date="2026-03-16T15:09:00Z" w16du:dateUtc="2026-03-16T13:09:00Z">
              <w:rPr>
                <w:spacing w:val="-12"/>
                <w:w w:val="110"/>
                <w:rtl/>
              </w:rPr>
            </w:rPrChange>
          </w:rPr>
          <w:t xml:space="preserve"> </w:t>
        </w:r>
        <w:r w:rsidRPr="00391C09">
          <w:rPr>
            <w:color w:val="0000FF"/>
            <w:w w:val="110"/>
            <w:rtl/>
            <w:rPrChange w:id="236" w:author="יוסי ירון" w:date="2026-03-16T15:09:00Z" w16du:dateUtc="2026-03-16T13:09:00Z">
              <w:rPr>
                <w:w w:val="110"/>
                <w:rtl/>
              </w:rPr>
            </w:rPrChange>
          </w:rPr>
          <w:t>ספרים</w:t>
        </w:r>
        <w:r w:rsidRPr="00391C09">
          <w:rPr>
            <w:color w:val="0000FF"/>
            <w:w w:val="110"/>
            <w:rPrChange w:id="237" w:author="יוסי ירון" w:date="2026-03-16T15:09:00Z" w16du:dateUtc="2026-03-16T13:09:00Z">
              <w:rPr>
                <w:w w:val="110"/>
              </w:rPr>
            </w:rPrChange>
          </w:rPr>
          <w:t>,</w:t>
        </w:r>
        <w:r w:rsidRPr="00391C09">
          <w:rPr>
            <w:color w:val="0000FF"/>
            <w:spacing w:val="-12"/>
            <w:w w:val="110"/>
            <w:rtl/>
            <w:rPrChange w:id="238" w:author="יוסי ירון" w:date="2026-03-16T15:09:00Z" w16du:dateUtc="2026-03-16T13:09:00Z">
              <w:rPr>
                <w:spacing w:val="-12"/>
                <w:w w:val="110"/>
                <w:rtl/>
              </w:rPr>
            </w:rPrChange>
          </w:rPr>
          <w:t xml:space="preserve"> </w:t>
        </w:r>
        <w:r w:rsidRPr="00391C09">
          <w:rPr>
            <w:color w:val="0000FF"/>
            <w:w w:val="110"/>
            <w:rtl/>
            <w:rPrChange w:id="239" w:author="יוסי ירון" w:date="2026-03-16T15:09:00Z" w16du:dateUtc="2026-03-16T13:09:00Z">
              <w:rPr>
                <w:w w:val="110"/>
                <w:rtl/>
              </w:rPr>
            </w:rPrChange>
          </w:rPr>
          <w:t>כתבי</w:t>
        </w:r>
        <w:r w:rsidRPr="00391C09">
          <w:rPr>
            <w:color w:val="0000FF"/>
            <w:spacing w:val="-10"/>
            <w:w w:val="110"/>
            <w:rtl/>
            <w:rPrChange w:id="240" w:author="יוסי ירון" w:date="2026-03-16T15:09:00Z" w16du:dateUtc="2026-03-16T13:09:00Z">
              <w:rPr>
                <w:spacing w:val="-10"/>
                <w:w w:val="110"/>
                <w:rtl/>
              </w:rPr>
            </w:rPrChange>
          </w:rPr>
          <w:t xml:space="preserve"> </w:t>
        </w:r>
        <w:r w:rsidRPr="00391C09">
          <w:rPr>
            <w:color w:val="0000FF"/>
            <w:w w:val="110"/>
            <w:rtl/>
            <w:rPrChange w:id="241" w:author="יוסי ירון" w:date="2026-03-16T15:09:00Z" w16du:dateUtc="2026-03-16T13:09:00Z">
              <w:rPr>
                <w:w w:val="110"/>
                <w:rtl/>
              </w:rPr>
            </w:rPrChange>
          </w:rPr>
          <w:t>עת</w:t>
        </w:r>
        <w:r w:rsidRPr="00391C09">
          <w:rPr>
            <w:color w:val="0000FF"/>
            <w:w w:val="110"/>
            <w:rPrChange w:id="242" w:author="יוסי ירון" w:date="2026-03-16T15:09:00Z" w16du:dateUtc="2026-03-16T13:09:00Z">
              <w:rPr>
                <w:w w:val="110"/>
              </w:rPr>
            </w:rPrChange>
          </w:rPr>
          <w:t>,</w:t>
        </w:r>
        <w:r w:rsidRPr="00391C09">
          <w:rPr>
            <w:color w:val="0000FF"/>
            <w:spacing w:val="-13"/>
            <w:w w:val="110"/>
            <w:rtl/>
            <w:rPrChange w:id="243" w:author="יוסי ירון" w:date="2026-03-16T15:09:00Z" w16du:dateUtc="2026-03-16T13:09:00Z">
              <w:rPr>
                <w:spacing w:val="-13"/>
                <w:w w:val="110"/>
                <w:rtl/>
              </w:rPr>
            </w:rPrChange>
          </w:rPr>
          <w:t xml:space="preserve"> </w:t>
        </w:r>
        <w:r w:rsidRPr="00391C09">
          <w:rPr>
            <w:color w:val="0000FF"/>
            <w:w w:val="110"/>
            <w:rtl/>
            <w:rPrChange w:id="244" w:author="יוסי ירון" w:date="2026-03-16T15:09:00Z" w16du:dateUtc="2026-03-16T13:09:00Z">
              <w:rPr>
                <w:w w:val="110"/>
                <w:rtl/>
              </w:rPr>
            </w:rPrChange>
          </w:rPr>
          <w:t>קישורים</w:t>
        </w:r>
        <w:r w:rsidRPr="00391C09">
          <w:rPr>
            <w:color w:val="0000FF"/>
            <w:spacing w:val="-10"/>
            <w:w w:val="110"/>
            <w:rtl/>
            <w:rPrChange w:id="245" w:author="יוסי ירון" w:date="2026-03-16T15:09:00Z" w16du:dateUtc="2026-03-16T13:09:00Z">
              <w:rPr>
                <w:spacing w:val="-10"/>
                <w:w w:val="110"/>
                <w:rtl/>
              </w:rPr>
            </w:rPrChange>
          </w:rPr>
          <w:t xml:space="preserve"> </w:t>
        </w:r>
        <w:r w:rsidRPr="00391C09">
          <w:rPr>
            <w:color w:val="0000FF"/>
            <w:w w:val="110"/>
            <w:rtl/>
            <w:rPrChange w:id="246" w:author="יוסי ירון" w:date="2026-03-16T15:09:00Z" w16du:dateUtc="2026-03-16T13:09:00Z">
              <w:rPr>
                <w:w w:val="110"/>
                <w:rtl/>
              </w:rPr>
            </w:rPrChange>
          </w:rPr>
          <w:t>לאתרי</w:t>
        </w:r>
        <w:r w:rsidRPr="00391C09">
          <w:rPr>
            <w:color w:val="0000FF"/>
            <w:spacing w:val="-12"/>
            <w:w w:val="110"/>
            <w:rtl/>
            <w:rPrChange w:id="247" w:author="יוסי ירון" w:date="2026-03-16T15:09:00Z" w16du:dateUtc="2026-03-16T13:09:00Z">
              <w:rPr>
                <w:spacing w:val="-12"/>
                <w:w w:val="110"/>
                <w:rtl/>
              </w:rPr>
            </w:rPrChange>
          </w:rPr>
          <w:t xml:space="preserve"> </w:t>
        </w:r>
        <w:r w:rsidRPr="00391C09">
          <w:rPr>
            <w:color w:val="0000FF"/>
            <w:w w:val="110"/>
            <w:rtl/>
            <w:rPrChange w:id="248" w:author="יוסי ירון" w:date="2026-03-16T15:09:00Z" w16du:dateUtc="2026-03-16T13:09:00Z">
              <w:rPr>
                <w:w w:val="110"/>
                <w:rtl/>
              </w:rPr>
            </w:rPrChange>
          </w:rPr>
          <w:t>אינטרנט</w:t>
        </w:r>
        <w:r w:rsidRPr="00391C09">
          <w:rPr>
            <w:color w:val="0000FF"/>
            <w:spacing w:val="-10"/>
            <w:w w:val="110"/>
            <w:rtl/>
            <w:rPrChange w:id="249" w:author="יוסי ירון" w:date="2026-03-16T15:09:00Z" w16du:dateUtc="2026-03-16T13:09:00Z">
              <w:rPr>
                <w:spacing w:val="-10"/>
                <w:w w:val="110"/>
                <w:rtl/>
              </w:rPr>
            </w:rPrChange>
          </w:rPr>
          <w:t xml:space="preserve"> </w:t>
        </w:r>
        <w:r w:rsidRPr="00391C09">
          <w:rPr>
            <w:color w:val="0000FF"/>
            <w:w w:val="110"/>
            <w:rtl/>
            <w:rPrChange w:id="250" w:author="יוסי ירון" w:date="2026-03-16T15:09:00Z" w16du:dateUtc="2026-03-16T13:09:00Z">
              <w:rPr>
                <w:w w:val="110"/>
                <w:rtl/>
              </w:rPr>
            </w:rPrChange>
          </w:rPr>
          <w:t>ולשיחות</w:t>
        </w:r>
        <w:r w:rsidRPr="00391C09">
          <w:rPr>
            <w:color w:val="0000FF"/>
            <w:spacing w:val="-11"/>
            <w:w w:val="110"/>
            <w:rtl/>
            <w:rPrChange w:id="251" w:author="יוסי ירון" w:date="2026-03-16T15:09:00Z" w16du:dateUtc="2026-03-16T13:09:00Z">
              <w:rPr>
                <w:spacing w:val="-11"/>
                <w:w w:val="110"/>
                <w:rtl/>
              </w:rPr>
            </w:rPrChange>
          </w:rPr>
          <w:t xml:space="preserve"> </w:t>
        </w:r>
        <w:r w:rsidRPr="00391C09">
          <w:rPr>
            <w:color w:val="0000FF"/>
            <w:w w:val="110"/>
            <w:rtl/>
            <w:rPrChange w:id="252" w:author="יוסי ירון" w:date="2026-03-16T15:09:00Z" w16du:dateUtc="2026-03-16T13:09:00Z">
              <w:rPr>
                <w:w w:val="110"/>
                <w:rtl/>
              </w:rPr>
            </w:rPrChange>
          </w:rPr>
          <w:t>עם</w:t>
        </w:r>
        <w:r w:rsidRPr="00391C09">
          <w:rPr>
            <w:color w:val="0000FF"/>
            <w:spacing w:val="-11"/>
            <w:w w:val="110"/>
            <w:rtl/>
            <w:rPrChange w:id="253" w:author="יוסי ירון" w:date="2026-03-16T15:09:00Z" w16du:dateUtc="2026-03-16T13:09:00Z">
              <w:rPr>
                <w:spacing w:val="-11"/>
                <w:w w:val="110"/>
                <w:rtl/>
              </w:rPr>
            </w:rPrChange>
          </w:rPr>
          <w:t xml:space="preserve"> </w:t>
        </w:r>
        <w:r w:rsidRPr="00391C09">
          <w:rPr>
            <w:color w:val="0000FF"/>
            <w:w w:val="110"/>
            <w:rtl/>
            <w:rPrChange w:id="254" w:author="יוסי ירון" w:date="2026-03-16T15:09:00Z" w16du:dateUtc="2026-03-16T13:09:00Z">
              <w:rPr>
                <w:w w:val="110"/>
                <w:rtl/>
              </w:rPr>
            </w:rPrChange>
          </w:rPr>
          <w:t>מנועי</w:t>
        </w:r>
        <w:r w:rsidRPr="00391C09">
          <w:rPr>
            <w:color w:val="0000FF"/>
            <w:spacing w:val="-12"/>
            <w:w w:val="110"/>
            <w:rtl/>
            <w:rPrChange w:id="255" w:author="יוסי ירון" w:date="2026-03-16T15:09:00Z" w16du:dateUtc="2026-03-16T13:09:00Z">
              <w:rPr>
                <w:spacing w:val="-12"/>
                <w:w w:val="110"/>
                <w:rtl/>
              </w:rPr>
            </w:rPrChange>
          </w:rPr>
          <w:t xml:space="preserve"> </w:t>
        </w:r>
        <w:r w:rsidRPr="00391C09">
          <w:rPr>
            <w:color w:val="0000FF"/>
            <w:w w:val="110"/>
            <w:rtl/>
            <w:rPrChange w:id="256" w:author="יוסי ירון" w:date="2026-03-16T15:09:00Z" w16du:dateUtc="2026-03-16T13:09:00Z">
              <w:rPr>
                <w:w w:val="110"/>
                <w:rtl/>
              </w:rPr>
            </w:rPrChange>
          </w:rPr>
          <w:t>בינה</w:t>
        </w:r>
        <w:r w:rsidRPr="00391C09">
          <w:rPr>
            <w:color w:val="0000FF"/>
            <w:spacing w:val="-11"/>
            <w:w w:val="110"/>
            <w:rtl/>
            <w:rPrChange w:id="257" w:author="יוסי ירון" w:date="2026-03-16T15:09:00Z" w16du:dateUtc="2026-03-16T13:09:00Z">
              <w:rPr>
                <w:spacing w:val="-11"/>
                <w:w w:val="110"/>
                <w:rtl/>
              </w:rPr>
            </w:rPrChange>
          </w:rPr>
          <w:t xml:space="preserve"> </w:t>
        </w:r>
        <w:r w:rsidRPr="00391C09">
          <w:rPr>
            <w:color w:val="0000FF"/>
            <w:w w:val="110"/>
            <w:rtl/>
            <w:rPrChange w:id="258" w:author="יוסי ירון" w:date="2026-03-16T15:09:00Z" w16du:dateUtc="2026-03-16T13:09:00Z">
              <w:rPr>
                <w:w w:val="110"/>
                <w:rtl/>
              </w:rPr>
            </w:rPrChange>
          </w:rPr>
          <w:t>מלאכותית</w:t>
        </w:r>
        <w:r w:rsidRPr="00391C09">
          <w:rPr>
            <w:color w:val="0000FF"/>
            <w:spacing w:val="-11"/>
            <w:w w:val="110"/>
            <w:rtl/>
            <w:rPrChange w:id="259" w:author="יוסי ירון" w:date="2026-03-16T15:09:00Z" w16du:dateUtc="2026-03-16T13:09:00Z">
              <w:rPr>
                <w:spacing w:val="-11"/>
                <w:w w:val="110"/>
                <w:rtl/>
              </w:rPr>
            </w:rPrChange>
          </w:rPr>
          <w:t xml:space="preserve"> </w:t>
        </w:r>
        <w:r w:rsidRPr="00391C09">
          <w:rPr>
            <w:color w:val="0000FF"/>
            <w:w w:val="110"/>
            <w:rtl/>
            <w:rPrChange w:id="260" w:author="יוסי ירון" w:date="2026-03-16T15:09:00Z" w16du:dateUtc="2026-03-16T13:09:00Z">
              <w:rPr>
                <w:w w:val="110"/>
                <w:rtl/>
              </w:rPr>
            </w:rPrChange>
          </w:rPr>
          <w:t>וכו</w:t>
        </w:r>
        <w:r w:rsidRPr="00391C09">
          <w:rPr>
            <w:color w:val="0000FF"/>
            <w:w w:val="110"/>
            <w:rPrChange w:id="261" w:author="יוסי ירון" w:date="2026-03-16T15:09:00Z" w16du:dateUtc="2026-03-16T13:09:00Z">
              <w:rPr>
                <w:w w:val="110"/>
              </w:rPr>
            </w:rPrChange>
          </w:rPr>
          <w:t>.'</w:t>
        </w:r>
      </w:ins>
    </w:p>
    <w:p w14:paraId="069A38ED" w14:textId="77777777" w:rsidR="00391C09" w:rsidRPr="00391C09" w:rsidRDefault="00391C09">
      <w:pPr>
        <w:rPr>
          <w:ins w:id="262" w:author="יוסי ירון" w:date="2026-03-16T15:08:00Z" w16du:dateUtc="2026-03-16T13:08:00Z"/>
          <w:color w:val="0000FF"/>
          <w:rPrChange w:id="263" w:author="יוסי ירון" w:date="2026-03-16T15:09:00Z" w16du:dateUtc="2026-03-16T13:09:00Z">
            <w:rPr>
              <w:ins w:id="264" w:author="יוסי ירון" w:date="2026-03-16T15:08:00Z" w16du:dateUtc="2026-03-16T13:08:00Z"/>
            </w:rPr>
          </w:rPrChange>
        </w:rPr>
        <w:pPrChange w:id="265" w:author="יוסי ירון" w:date="2026-03-16T15:08:00Z" w16du:dateUtc="2026-03-16T13:08:00Z">
          <w:pPr>
            <w:pStyle w:val="Heading2"/>
            <w:ind w:left="20"/>
            <w:jc w:val="left"/>
          </w:pPr>
        </w:pPrChange>
      </w:pPr>
      <w:ins w:id="266" w:author="יוסי ירון" w:date="2026-03-16T15:08:00Z" w16du:dateUtc="2026-03-16T13:08:00Z">
        <w:r w:rsidRPr="00391C09">
          <w:rPr>
            <w:color w:val="0000FF"/>
            <w:spacing w:val="-5"/>
            <w:w w:val="105"/>
            <w:u w:val="single"/>
            <w:rtl/>
            <w:rPrChange w:id="267" w:author="יוסי ירון" w:date="2026-03-16T15:09:00Z" w16du:dateUtc="2026-03-16T13:09:00Z">
              <w:rPr>
                <w:spacing w:val="-5"/>
                <w:w w:val="105"/>
                <w:rtl/>
              </w:rPr>
            </w:rPrChange>
          </w:rPr>
          <w:t>כל</w:t>
        </w:r>
        <w:r w:rsidRPr="00391C09">
          <w:rPr>
            <w:color w:val="0000FF"/>
            <w:spacing w:val="-7"/>
            <w:w w:val="105"/>
            <w:u w:val="single"/>
            <w:rtl/>
            <w:rPrChange w:id="268" w:author="יוסי ירון" w:date="2026-03-16T15:09:00Z" w16du:dateUtc="2026-03-16T13:09:00Z">
              <w:rPr>
                <w:spacing w:val="-7"/>
                <w:w w:val="105"/>
                <w:rtl/>
              </w:rPr>
            </w:rPrChange>
          </w:rPr>
          <w:t xml:space="preserve"> </w:t>
        </w:r>
        <w:r w:rsidRPr="00391C09">
          <w:rPr>
            <w:color w:val="0000FF"/>
            <w:spacing w:val="-2"/>
            <w:w w:val="105"/>
            <w:u w:val="single"/>
            <w:rtl/>
            <w:rPrChange w:id="269" w:author="יוסי ירון" w:date="2026-03-16T15:09:00Z" w16du:dateUtc="2026-03-16T13:09:00Z">
              <w:rPr>
                <w:spacing w:val="-2"/>
                <w:w w:val="105"/>
                <w:rtl/>
              </w:rPr>
            </w:rPrChange>
          </w:rPr>
          <w:t>קטע</w:t>
        </w:r>
        <w:r w:rsidRPr="00391C09">
          <w:rPr>
            <w:color w:val="0000FF"/>
            <w:spacing w:val="-8"/>
            <w:w w:val="105"/>
            <w:u w:val="single"/>
            <w:rtl/>
            <w:rPrChange w:id="270" w:author="יוסי ירון" w:date="2026-03-16T15:09:00Z" w16du:dateUtc="2026-03-16T13:09:00Z">
              <w:rPr>
                <w:spacing w:val="-8"/>
                <w:w w:val="105"/>
                <w:rtl/>
              </w:rPr>
            </w:rPrChange>
          </w:rPr>
          <w:t xml:space="preserve"> </w:t>
        </w:r>
        <w:r w:rsidRPr="00391C09">
          <w:rPr>
            <w:color w:val="0000FF"/>
            <w:spacing w:val="-2"/>
            <w:w w:val="105"/>
            <w:u w:val="single"/>
            <w:rtl/>
            <w:rPrChange w:id="271" w:author="יוסי ירון" w:date="2026-03-16T15:09:00Z" w16du:dateUtc="2026-03-16T13:09:00Z">
              <w:rPr>
                <w:spacing w:val="-2"/>
                <w:w w:val="105"/>
                <w:rtl/>
              </w:rPr>
            </w:rPrChange>
          </w:rPr>
          <w:t>קוד</w:t>
        </w:r>
        <w:r w:rsidRPr="00391C09">
          <w:rPr>
            <w:color w:val="0000FF"/>
            <w:spacing w:val="-5"/>
            <w:w w:val="105"/>
            <w:u w:val="single"/>
            <w:rtl/>
            <w:rPrChange w:id="272" w:author="יוסי ירון" w:date="2026-03-16T15:09:00Z" w16du:dateUtc="2026-03-16T13:09:00Z">
              <w:rPr>
                <w:spacing w:val="-5"/>
                <w:w w:val="105"/>
                <w:rtl/>
              </w:rPr>
            </w:rPrChange>
          </w:rPr>
          <w:t xml:space="preserve"> </w:t>
        </w:r>
        <w:r w:rsidRPr="00391C09">
          <w:rPr>
            <w:color w:val="0000FF"/>
            <w:spacing w:val="-2"/>
            <w:w w:val="105"/>
            <w:u w:val="single"/>
            <w:rtl/>
            <w:rPrChange w:id="273" w:author="יוסי ירון" w:date="2026-03-16T15:09:00Z" w16du:dateUtc="2026-03-16T13:09:00Z">
              <w:rPr>
                <w:spacing w:val="-2"/>
                <w:w w:val="105"/>
                <w:rtl/>
              </w:rPr>
            </w:rPrChange>
          </w:rPr>
          <w:t>שנלקח</w:t>
        </w:r>
        <w:r w:rsidRPr="00391C09">
          <w:rPr>
            <w:color w:val="0000FF"/>
            <w:spacing w:val="-8"/>
            <w:w w:val="105"/>
            <w:u w:val="single"/>
            <w:rtl/>
            <w:rPrChange w:id="274" w:author="יוסי ירון" w:date="2026-03-16T15:09:00Z" w16du:dateUtc="2026-03-16T13:09:00Z">
              <w:rPr>
                <w:spacing w:val="-8"/>
                <w:w w:val="105"/>
                <w:rtl/>
              </w:rPr>
            </w:rPrChange>
          </w:rPr>
          <w:t xml:space="preserve"> </w:t>
        </w:r>
        <w:r w:rsidRPr="00391C09">
          <w:rPr>
            <w:color w:val="0000FF"/>
            <w:spacing w:val="-2"/>
            <w:w w:val="105"/>
            <w:u w:val="single"/>
            <w:rtl/>
            <w:rPrChange w:id="275" w:author="יוסי ירון" w:date="2026-03-16T15:09:00Z" w16du:dateUtc="2026-03-16T13:09:00Z">
              <w:rPr>
                <w:spacing w:val="-2"/>
                <w:w w:val="105"/>
                <w:rtl/>
              </w:rPr>
            </w:rPrChange>
          </w:rPr>
          <w:t>ממקורות</w:t>
        </w:r>
        <w:r w:rsidRPr="00391C09">
          <w:rPr>
            <w:color w:val="0000FF"/>
            <w:spacing w:val="-4"/>
            <w:w w:val="105"/>
            <w:u w:val="single"/>
            <w:rtl/>
            <w:rPrChange w:id="276" w:author="יוסי ירון" w:date="2026-03-16T15:09:00Z" w16du:dateUtc="2026-03-16T13:09:00Z">
              <w:rPr>
                <w:spacing w:val="-4"/>
                <w:w w:val="105"/>
                <w:rtl/>
              </w:rPr>
            </w:rPrChange>
          </w:rPr>
          <w:t xml:space="preserve"> </w:t>
        </w:r>
        <w:r w:rsidRPr="00391C09">
          <w:rPr>
            <w:color w:val="0000FF"/>
            <w:spacing w:val="-2"/>
            <w:w w:val="105"/>
            <w:u w:val="single"/>
            <w:rtl/>
            <w:rPrChange w:id="277" w:author="יוסי ירון" w:date="2026-03-16T15:09:00Z" w16du:dateUtc="2026-03-16T13:09:00Z">
              <w:rPr>
                <w:spacing w:val="-2"/>
                <w:w w:val="105"/>
                <w:rtl/>
              </w:rPr>
            </w:rPrChange>
          </w:rPr>
          <w:t>מידע</w:t>
        </w:r>
        <w:r w:rsidRPr="00391C09">
          <w:rPr>
            <w:color w:val="0000FF"/>
            <w:spacing w:val="-5"/>
            <w:w w:val="105"/>
            <w:u w:val="single"/>
            <w:rtl/>
            <w:rPrChange w:id="278" w:author="יוסי ירון" w:date="2026-03-16T15:09:00Z" w16du:dateUtc="2026-03-16T13:09:00Z">
              <w:rPr>
                <w:spacing w:val="-5"/>
                <w:w w:val="105"/>
                <w:rtl/>
              </w:rPr>
            </w:rPrChange>
          </w:rPr>
          <w:t xml:space="preserve"> </w:t>
        </w:r>
        <w:r w:rsidRPr="00391C09">
          <w:rPr>
            <w:color w:val="0000FF"/>
            <w:spacing w:val="-2"/>
            <w:w w:val="105"/>
            <w:u w:val="single"/>
            <w:rtl/>
            <w:rPrChange w:id="279" w:author="יוסי ירון" w:date="2026-03-16T15:09:00Z" w16du:dateUtc="2026-03-16T13:09:00Z">
              <w:rPr>
                <w:spacing w:val="-2"/>
                <w:w w:val="105"/>
                <w:rtl/>
              </w:rPr>
            </w:rPrChange>
          </w:rPr>
          <w:t>שתוארו</w:t>
        </w:r>
        <w:r w:rsidRPr="00391C09">
          <w:rPr>
            <w:color w:val="0000FF"/>
            <w:spacing w:val="-7"/>
            <w:w w:val="105"/>
            <w:u w:val="single"/>
            <w:rtl/>
            <w:rPrChange w:id="280" w:author="יוסי ירון" w:date="2026-03-16T15:09:00Z" w16du:dateUtc="2026-03-16T13:09:00Z">
              <w:rPr>
                <w:spacing w:val="-7"/>
                <w:w w:val="105"/>
                <w:rtl/>
              </w:rPr>
            </w:rPrChange>
          </w:rPr>
          <w:t xml:space="preserve"> </w:t>
        </w:r>
        <w:r w:rsidRPr="00391C09">
          <w:rPr>
            <w:color w:val="0000FF"/>
            <w:spacing w:val="-2"/>
            <w:w w:val="105"/>
            <w:u w:val="single"/>
            <w:rtl/>
            <w:rPrChange w:id="281" w:author="יוסי ירון" w:date="2026-03-16T15:09:00Z" w16du:dateUtc="2026-03-16T13:09:00Z">
              <w:rPr>
                <w:spacing w:val="-2"/>
                <w:w w:val="105"/>
                <w:rtl/>
              </w:rPr>
            </w:rPrChange>
          </w:rPr>
          <w:t>יש</w:t>
        </w:r>
        <w:r w:rsidRPr="00391C09">
          <w:rPr>
            <w:color w:val="0000FF"/>
            <w:spacing w:val="-5"/>
            <w:w w:val="105"/>
            <w:u w:val="single"/>
            <w:rtl/>
            <w:rPrChange w:id="282" w:author="יוסי ירון" w:date="2026-03-16T15:09:00Z" w16du:dateUtc="2026-03-16T13:09:00Z">
              <w:rPr>
                <w:spacing w:val="-5"/>
                <w:w w:val="105"/>
                <w:rtl/>
              </w:rPr>
            </w:rPrChange>
          </w:rPr>
          <w:t xml:space="preserve"> </w:t>
        </w:r>
        <w:r w:rsidRPr="00391C09">
          <w:rPr>
            <w:color w:val="0000FF"/>
            <w:spacing w:val="-2"/>
            <w:w w:val="105"/>
            <w:u w:val="single"/>
            <w:rtl/>
            <w:rPrChange w:id="283" w:author="יוסי ירון" w:date="2026-03-16T15:09:00Z" w16du:dateUtc="2026-03-16T13:09:00Z">
              <w:rPr>
                <w:spacing w:val="-2"/>
                <w:w w:val="105"/>
                <w:rtl/>
              </w:rPr>
            </w:rPrChange>
          </w:rPr>
          <w:t>לתעד</w:t>
        </w:r>
        <w:r w:rsidRPr="00391C09">
          <w:rPr>
            <w:color w:val="0000FF"/>
            <w:spacing w:val="-8"/>
            <w:w w:val="105"/>
            <w:u w:val="single"/>
            <w:rtl/>
            <w:rPrChange w:id="284" w:author="יוסי ירון" w:date="2026-03-16T15:09:00Z" w16du:dateUtc="2026-03-16T13:09:00Z">
              <w:rPr>
                <w:spacing w:val="-8"/>
                <w:w w:val="105"/>
                <w:rtl/>
              </w:rPr>
            </w:rPrChange>
          </w:rPr>
          <w:t xml:space="preserve"> </w:t>
        </w:r>
        <w:r w:rsidRPr="00391C09">
          <w:rPr>
            <w:color w:val="0000FF"/>
            <w:spacing w:val="-2"/>
            <w:w w:val="105"/>
            <w:u w:val="single"/>
            <w:rtl/>
            <w:rPrChange w:id="285" w:author="יוסי ירון" w:date="2026-03-16T15:09:00Z" w16du:dateUtc="2026-03-16T13:09:00Z">
              <w:rPr>
                <w:spacing w:val="-2"/>
                <w:w w:val="105"/>
                <w:rtl/>
              </w:rPr>
            </w:rPrChange>
          </w:rPr>
          <w:t>בביבליוגרפיה</w:t>
        </w:r>
        <w:r w:rsidRPr="00391C09">
          <w:rPr>
            <w:color w:val="0000FF"/>
            <w:spacing w:val="-2"/>
            <w:w w:val="105"/>
            <w:rPrChange w:id="286" w:author="יוסי ירון" w:date="2026-03-16T15:09:00Z" w16du:dateUtc="2026-03-16T13:09:00Z">
              <w:rPr>
                <w:spacing w:val="-2"/>
                <w:w w:val="105"/>
              </w:rPr>
            </w:rPrChange>
          </w:rPr>
          <w:t>.</w:t>
        </w:r>
      </w:ins>
    </w:p>
    <w:p w14:paraId="65868408" w14:textId="77777777" w:rsidR="00391C09" w:rsidRPr="00391C09" w:rsidRDefault="00391C09">
      <w:pPr>
        <w:rPr>
          <w:ins w:id="287" w:author="יוסי ירון" w:date="2026-03-16T15:08:00Z" w16du:dateUtc="2026-03-16T13:08:00Z"/>
          <w:color w:val="0000FF"/>
          <w:rPrChange w:id="288" w:author="יוסי ירון" w:date="2026-03-16T15:09:00Z" w16du:dateUtc="2026-03-16T13:09:00Z">
            <w:rPr>
              <w:ins w:id="289" w:author="יוסי ירון" w:date="2026-03-16T15:08:00Z" w16du:dateUtc="2026-03-16T13:08:00Z"/>
            </w:rPr>
          </w:rPrChange>
        </w:rPr>
        <w:pPrChange w:id="290" w:author="יוסי ירון" w:date="2026-03-16T15:08:00Z" w16du:dateUtc="2026-03-16T13:08:00Z">
          <w:pPr>
            <w:pStyle w:val="BodyText"/>
            <w:bidi/>
            <w:spacing w:before="157" w:line="220" w:lineRule="auto"/>
            <w:ind w:left="16" w:right="80" w:firstLine="1"/>
            <w:jc w:val="left"/>
          </w:pPr>
        </w:pPrChange>
      </w:pPr>
      <w:ins w:id="291" w:author="יוסי ירון" w:date="2026-03-16T15:08:00Z" w16du:dateUtc="2026-03-16T13:08:00Z">
        <w:r w:rsidRPr="00391C09">
          <w:rPr>
            <w:color w:val="0000FF"/>
            <w:spacing w:val="-2"/>
            <w:w w:val="110"/>
            <w:rtl/>
            <w:rPrChange w:id="292" w:author="יוסי ירון" w:date="2026-03-16T15:09:00Z" w16du:dateUtc="2026-03-16T13:09:00Z">
              <w:rPr>
                <w:spacing w:val="-2"/>
                <w:w w:val="110"/>
                <w:rtl/>
              </w:rPr>
            </w:rPrChange>
          </w:rPr>
          <w:t>פירוט</w:t>
        </w:r>
        <w:r w:rsidRPr="00391C09">
          <w:rPr>
            <w:color w:val="0000FF"/>
            <w:spacing w:val="-2"/>
            <w:w w:val="110"/>
            <w:rPrChange w:id="293" w:author="יוסי ירון" w:date="2026-03-16T15:09:00Z" w16du:dateUtc="2026-03-16T13:09:00Z">
              <w:rPr>
                <w:spacing w:val="-2"/>
                <w:w w:val="110"/>
              </w:rPr>
            </w:rPrChange>
          </w:rPr>
          <w:t>:</w:t>
        </w:r>
        <w:r w:rsidRPr="00391C09">
          <w:rPr>
            <w:color w:val="0000FF"/>
            <w:spacing w:val="-10"/>
            <w:w w:val="110"/>
            <w:rtl/>
            <w:rPrChange w:id="294" w:author="יוסי ירון" w:date="2026-03-16T15:09:00Z" w16du:dateUtc="2026-03-16T13:09:00Z">
              <w:rPr>
                <w:spacing w:val="-10"/>
                <w:w w:val="110"/>
                <w:rtl/>
              </w:rPr>
            </w:rPrChange>
          </w:rPr>
          <w:t xml:space="preserve"> </w:t>
        </w:r>
        <w:r w:rsidRPr="00391C09">
          <w:rPr>
            <w:color w:val="0000FF"/>
            <w:spacing w:val="-2"/>
            <w:w w:val="110"/>
            <w:rtl/>
            <w:rPrChange w:id="295" w:author="יוסי ירון" w:date="2026-03-16T15:09:00Z" w16du:dateUtc="2026-03-16T13:09:00Z">
              <w:rPr>
                <w:spacing w:val="-2"/>
                <w:w w:val="110"/>
                <w:rtl/>
              </w:rPr>
            </w:rPrChange>
          </w:rPr>
          <w:t>במקרים</w:t>
        </w:r>
        <w:r w:rsidRPr="00391C09">
          <w:rPr>
            <w:color w:val="0000FF"/>
            <w:spacing w:val="-10"/>
            <w:w w:val="110"/>
            <w:rtl/>
            <w:rPrChange w:id="296" w:author="יוסי ירון" w:date="2026-03-16T15:09:00Z" w16du:dateUtc="2026-03-16T13:09:00Z">
              <w:rPr>
                <w:spacing w:val="-10"/>
                <w:w w:val="110"/>
                <w:rtl/>
              </w:rPr>
            </w:rPrChange>
          </w:rPr>
          <w:t xml:space="preserve"> </w:t>
        </w:r>
        <w:r w:rsidRPr="00391C09">
          <w:rPr>
            <w:color w:val="0000FF"/>
            <w:spacing w:val="-2"/>
            <w:w w:val="110"/>
            <w:rtl/>
            <w:rPrChange w:id="297" w:author="יוסי ירון" w:date="2026-03-16T15:09:00Z" w16du:dateUtc="2026-03-16T13:09:00Z">
              <w:rPr>
                <w:spacing w:val="-2"/>
                <w:w w:val="110"/>
                <w:rtl/>
              </w:rPr>
            </w:rPrChange>
          </w:rPr>
          <w:t>בהם</w:t>
        </w:r>
        <w:r w:rsidRPr="00391C09">
          <w:rPr>
            <w:color w:val="0000FF"/>
            <w:spacing w:val="-10"/>
            <w:w w:val="110"/>
            <w:rtl/>
            <w:rPrChange w:id="298" w:author="יוסי ירון" w:date="2026-03-16T15:09:00Z" w16du:dateUtc="2026-03-16T13:09:00Z">
              <w:rPr>
                <w:spacing w:val="-10"/>
                <w:w w:val="110"/>
                <w:rtl/>
              </w:rPr>
            </w:rPrChange>
          </w:rPr>
          <w:t xml:space="preserve"> </w:t>
        </w:r>
        <w:r w:rsidRPr="00391C09">
          <w:rPr>
            <w:color w:val="0000FF"/>
            <w:spacing w:val="-2"/>
            <w:w w:val="110"/>
            <w:rtl/>
            <w:rPrChange w:id="299" w:author="יוסי ירון" w:date="2026-03-16T15:09:00Z" w16du:dateUtc="2026-03-16T13:09:00Z">
              <w:rPr>
                <w:spacing w:val="-2"/>
                <w:w w:val="110"/>
                <w:rtl/>
              </w:rPr>
            </w:rPrChange>
          </w:rPr>
          <w:t>התלמיד</w:t>
        </w:r>
        <w:r w:rsidRPr="00391C09">
          <w:rPr>
            <w:color w:val="0000FF"/>
            <w:spacing w:val="-10"/>
            <w:w w:val="110"/>
            <w:rtl/>
            <w:rPrChange w:id="300" w:author="יוסי ירון" w:date="2026-03-16T15:09:00Z" w16du:dateUtc="2026-03-16T13:09:00Z">
              <w:rPr>
                <w:spacing w:val="-10"/>
                <w:w w:val="110"/>
                <w:rtl/>
              </w:rPr>
            </w:rPrChange>
          </w:rPr>
          <w:t xml:space="preserve"> </w:t>
        </w:r>
        <w:r w:rsidRPr="00391C09">
          <w:rPr>
            <w:color w:val="0000FF"/>
            <w:spacing w:val="-2"/>
            <w:w w:val="110"/>
            <w:rtl/>
            <w:rPrChange w:id="301" w:author="יוסי ירון" w:date="2026-03-16T15:09:00Z" w16du:dateUtc="2026-03-16T13:09:00Z">
              <w:rPr>
                <w:spacing w:val="-2"/>
                <w:w w:val="110"/>
                <w:rtl/>
              </w:rPr>
            </w:rPrChange>
          </w:rPr>
          <w:t>ייבא</w:t>
        </w:r>
        <w:r w:rsidRPr="00391C09">
          <w:rPr>
            <w:color w:val="0000FF"/>
            <w:spacing w:val="-11"/>
            <w:w w:val="110"/>
            <w:rtl/>
            <w:rPrChange w:id="302" w:author="יוסי ירון" w:date="2026-03-16T15:09:00Z" w16du:dateUtc="2026-03-16T13:09:00Z">
              <w:rPr>
                <w:spacing w:val="-11"/>
                <w:w w:val="110"/>
                <w:rtl/>
              </w:rPr>
            </w:rPrChange>
          </w:rPr>
          <w:t xml:space="preserve"> </w:t>
        </w:r>
        <w:r w:rsidRPr="00391C09">
          <w:rPr>
            <w:color w:val="0000FF"/>
            <w:spacing w:val="-2"/>
            <w:w w:val="110"/>
            <w:rtl/>
            <w:rPrChange w:id="303" w:author="יוסי ירון" w:date="2026-03-16T15:09:00Z" w16du:dateUtc="2026-03-16T13:09:00Z">
              <w:rPr>
                <w:spacing w:val="-2"/>
                <w:w w:val="110"/>
                <w:rtl/>
              </w:rPr>
            </w:rPrChange>
          </w:rPr>
          <w:t>קטע</w:t>
        </w:r>
        <w:r w:rsidRPr="00391C09">
          <w:rPr>
            <w:color w:val="0000FF"/>
            <w:spacing w:val="-11"/>
            <w:w w:val="110"/>
            <w:rtl/>
            <w:rPrChange w:id="304" w:author="יוסי ירון" w:date="2026-03-16T15:09:00Z" w16du:dateUtc="2026-03-16T13:09:00Z">
              <w:rPr>
                <w:spacing w:val="-11"/>
                <w:w w:val="110"/>
                <w:rtl/>
              </w:rPr>
            </w:rPrChange>
          </w:rPr>
          <w:t xml:space="preserve"> </w:t>
        </w:r>
        <w:r w:rsidRPr="00391C09">
          <w:rPr>
            <w:color w:val="0000FF"/>
            <w:spacing w:val="-2"/>
            <w:w w:val="110"/>
            <w:rtl/>
            <w:rPrChange w:id="305" w:author="יוסי ירון" w:date="2026-03-16T15:09:00Z" w16du:dateUtc="2026-03-16T13:09:00Z">
              <w:rPr>
                <w:spacing w:val="-2"/>
                <w:w w:val="110"/>
                <w:rtl/>
              </w:rPr>
            </w:rPrChange>
          </w:rPr>
          <w:t>קוד</w:t>
        </w:r>
        <w:r w:rsidRPr="00391C09">
          <w:rPr>
            <w:color w:val="0000FF"/>
            <w:spacing w:val="-8"/>
            <w:w w:val="110"/>
            <w:rtl/>
            <w:rPrChange w:id="306" w:author="יוסי ירון" w:date="2026-03-16T15:09:00Z" w16du:dateUtc="2026-03-16T13:09:00Z">
              <w:rPr>
                <w:spacing w:val="-8"/>
                <w:w w:val="110"/>
                <w:rtl/>
              </w:rPr>
            </w:rPrChange>
          </w:rPr>
          <w:t xml:space="preserve"> </w:t>
        </w:r>
        <w:r w:rsidRPr="00391C09">
          <w:rPr>
            <w:color w:val="0000FF"/>
            <w:spacing w:val="-2"/>
            <w:w w:val="110"/>
            <w:rtl/>
            <w:rPrChange w:id="307" w:author="יוסי ירון" w:date="2026-03-16T15:09:00Z" w16du:dateUtc="2026-03-16T13:09:00Z">
              <w:rPr>
                <w:spacing w:val="-2"/>
                <w:w w:val="110"/>
                <w:rtl/>
              </w:rPr>
            </w:rPrChange>
          </w:rPr>
          <w:t>משמעותי</w:t>
        </w:r>
        <w:r w:rsidRPr="00391C09">
          <w:rPr>
            <w:color w:val="0000FF"/>
            <w:spacing w:val="-9"/>
            <w:w w:val="110"/>
            <w:rtl/>
            <w:rPrChange w:id="308" w:author="יוסי ירון" w:date="2026-03-16T15:09:00Z" w16du:dateUtc="2026-03-16T13:09:00Z">
              <w:rPr>
                <w:spacing w:val="-9"/>
                <w:w w:val="110"/>
                <w:rtl/>
              </w:rPr>
            </w:rPrChange>
          </w:rPr>
          <w:t xml:space="preserve"> </w:t>
        </w:r>
        <w:r w:rsidRPr="00391C09">
          <w:rPr>
            <w:color w:val="0000FF"/>
            <w:spacing w:val="-2"/>
            <w:w w:val="110"/>
            <w:rtl/>
            <w:rPrChange w:id="309" w:author="יוסי ירון" w:date="2026-03-16T15:09:00Z" w16du:dateUtc="2026-03-16T13:09:00Z">
              <w:rPr>
                <w:spacing w:val="-2"/>
                <w:w w:val="110"/>
                <w:rtl/>
              </w:rPr>
            </w:rPrChange>
          </w:rPr>
          <w:t>ממקור</w:t>
        </w:r>
        <w:r w:rsidRPr="00391C09">
          <w:rPr>
            <w:color w:val="0000FF"/>
            <w:spacing w:val="-11"/>
            <w:w w:val="110"/>
            <w:rtl/>
            <w:rPrChange w:id="310" w:author="יוסי ירון" w:date="2026-03-16T15:09:00Z" w16du:dateUtc="2026-03-16T13:09:00Z">
              <w:rPr>
                <w:spacing w:val="-11"/>
                <w:w w:val="110"/>
                <w:rtl/>
              </w:rPr>
            </w:rPrChange>
          </w:rPr>
          <w:t xml:space="preserve"> </w:t>
        </w:r>
        <w:r w:rsidRPr="00391C09">
          <w:rPr>
            <w:color w:val="0000FF"/>
            <w:spacing w:val="-2"/>
            <w:w w:val="110"/>
            <w:rtl/>
            <w:rPrChange w:id="311" w:author="יוסי ירון" w:date="2026-03-16T15:09:00Z" w16du:dateUtc="2026-03-16T13:09:00Z">
              <w:rPr>
                <w:spacing w:val="-2"/>
                <w:w w:val="110"/>
                <w:rtl/>
              </w:rPr>
            </w:rPrChange>
          </w:rPr>
          <w:t>מידע</w:t>
        </w:r>
        <w:r w:rsidRPr="00391C09">
          <w:rPr>
            <w:color w:val="0000FF"/>
            <w:spacing w:val="-9"/>
            <w:w w:val="110"/>
            <w:rtl/>
            <w:rPrChange w:id="312" w:author="יוסי ירון" w:date="2026-03-16T15:09:00Z" w16du:dateUtc="2026-03-16T13:09:00Z">
              <w:rPr>
                <w:spacing w:val="-9"/>
                <w:w w:val="110"/>
                <w:rtl/>
              </w:rPr>
            </w:rPrChange>
          </w:rPr>
          <w:t xml:space="preserve"> </w:t>
        </w:r>
        <w:r w:rsidRPr="00391C09">
          <w:rPr>
            <w:color w:val="0000FF"/>
            <w:spacing w:val="-2"/>
            <w:w w:val="110"/>
            <w:rtl/>
            <w:rPrChange w:id="313" w:author="יוסי ירון" w:date="2026-03-16T15:09:00Z" w16du:dateUtc="2026-03-16T13:09:00Z">
              <w:rPr>
                <w:spacing w:val="-2"/>
                <w:w w:val="110"/>
                <w:rtl/>
              </w:rPr>
            </w:rPrChange>
          </w:rPr>
          <w:t>שהוא</w:t>
        </w:r>
        <w:r w:rsidRPr="00391C09">
          <w:rPr>
            <w:color w:val="0000FF"/>
            <w:spacing w:val="-11"/>
            <w:w w:val="110"/>
            <w:rtl/>
            <w:rPrChange w:id="314" w:author="יוסי ירון" w:date="2026-03-16T15:09:00Z" w16du:dateUtc="2026-03-16T13:09:00Z">
              <w:rPr>
                <w:spacing w:val="-11"/>
                <w:w w:val="110"/>
                <w:rtl/>
              </w:rPr>
            </w:rPrChange>
          </w:rPr>
          <w:t xml:space="preserve"> </w:t>
        </w:r>
        <w:r w:rsidRPr="00391C09">
          <w:rPr>
            <w:color w:val="0000FF"/>
            <w:spacing w:val="-2"/>
            <w:w w:val="110"/>
            <w:rtl/>
            <w:rPrChange w:id="315" w:author="יוסי ירון" w:date="2026-03-16T15:09:00Z" w16du:dateUtc="2026-03-16T13:09:00Z">
              <w:rPr>
                <w:spacing w:val="-2"/>
                <w:w w:val="110"/>
                <w:rtl/>
              </w:rPr>
            </w:rPrChange>
          </w:rPr>
          <w:t>אתר</w:t>
        </w:r>
        <w:r w:rsidRPr="00391C09">
          <w:rPr>
            <w:color w:val="0000FF"/>
            <w:spacing w:val="-10"/>
            <w:w w:val="110"/>
            <w:rtl/>
            <w:rPrChange w:id="316" w:author="יוסי ירון" w:date="2026-03-16T15:09:00Z" w16du:dateUtc="2026-03-16T13:09:00Z">
              <w:rPr>
                <w:spacing w:val="-10"/>
                <w:w w:val="110"/>
                <w:rtl/>
              </w:rPr>
            </w:rPrChange>
          </w:rPr>
          <w:t xml:space="preserve"> </w:t>
        </w:r>
        <w:r w:rsidRPr="00391C09">
          <w:rPr>
            <w:color w:val="0000FF"/>
            <w:spacing w:val="-2"/>
            <w:w w:val="110"/>
            <w:rtl/>
            <w:rPrChange w:id="317" w:author="יוסי ירון" w:date="2026-03-16T15:09:00Z" w16du:dateUtc="2026-03-16T13:09:00Z">
              <w:rPr>
                <w:spacing w:val="-2"/>
                <w:w w:val="110"/>
                <w:rtl/>
              </w:rPr>
            </w:rPrChange>
          </w:rPr>
          <w:t>(כגון</w:t>
        </w:r>
        <w:r w:rsidRPr="00391C09">
          <w:rPr>
            <w:color w:val="0000FF"/>
            <w:spacing w:val="-2"/>
            <w:w w:val="110"/>
            <w:rPrChange w:id="318" w:author="יוסי ירון" w:date="2026-03-16T15:09:00Z" w16du:dateUtc="2026-03-16T13:09:00Z">
              <w:rPr>
                <w:spacing w:val="-2"/>
                <w:w w:val="110"/>
              </w:rPr>
            </w:rPrChange>
          </w:rPr>
          <w:t>:</w:t>
        </w:r>
        <w:r w:rsidRPr="00391C09">
          <w:rPr>
            <w:color w:val="0000FF"/>
            <w:spacing w:val="-9"/>
            <w:w w:val="110"/>
            <w:rtl/>
            <w:rPrChange w:id="319" w:author="יוסי ירון" w:date="2026-03-16T15:09:00Z" w16du:dateUtc="2026-03-16T13:09:00Z">
              <w:rPr>
                <w:spacing w:val="-9"/>
                <w:w w:val="110"/>
                <w:rtl/>
              </w:rPr>
            </w:rPrChange>
          </w:rPr>
          <w:t xml:space="preserve"> </w:t>
        </w:r>
        <w:r w:rsidRPr="00391C09">
          <w:rPr>
            <w:color w:val="0000FF"/>
            <w:spacing w:val="-2"/>
            <w:w w:val="110"/>
            <w:rPrChange w:id="320" w:author="יוסי ירון" w:date="2026-03-16T15:09:00Z" w16du:dateUtc="2026-03-16T13:09:00Z">
              <w:rPr>
                <w:spacing w:val="-2"/>
                <w:w w:val="110"/>
              </w:rPr>
            </w:rPrChange>
          </w:rPr>
          <w:t>,Github</w:t>
        </w:r>
        <w:r w:rsidRPr="00391C09">
          <w:rPr>
            <w:color w:val="0000FF"/>
            <w:spacing w:val="40"/>
            <w:w w:val="110"/>
            <w:rtl/>
            <w:rPrChange w:id="321" w:author="יוסי ירון" w:date="2026-03-16T15:09:00Z" w16du:dateUtc="2026-03-16T13:09:00Z">
              <w:rPr>
                <w:spacing w:val="40"/>
                <w:w w:val="110"/>
                <w:rtl/>
              </w:rPr>
            </w:rPrChange>
          </w:rPr>
          <w:t xml:space="preserve"> </w:t>
        </w:r>
      </w:ins>
      <w:ins w:id="322" w:author="יוסי ירון" w:date="2026-03-16T15:09:00Z" w16du:dateUtc="2026-03-16T13:09:00Z">
        <w:r w:rsidRPr="00391C09">
          <w:rPr>
            <w:color w:val="0000FF"/>
            <w:spacing w:val="-2"/>
            <w:w w:val="110"/>
            <w:rPrChange w:id="323" w:author="יוסי ירון" w:date="2026-03-16T15:09:00Z" w16du:dateUtc="2026-03-16T13:09:00Z">
              <w:rPr>
                <w:spacing w:val="-2"/>
                <w:w w:val="110"/>
              </w:rPr>
            </w:rPrChange>
          </w:rPr>
          <w:t>(</w:t>
        </w:r>
      </w:ins>
      <w:ins w:id="324" w:author="יוסי ירון" w:date="2026-03-16T15:08:00Z" w16du:dateUtc="2026-03-16T13:08:00Z">
        <w:r w:rsidRPr="00391C09">
          <w:rPr>
            <w:color w:val="0000FF"/>
            <w:spacing w:val="-2"/>
            <w:w w:val="110"/>
            <w:rPrChange w:id="325" w:author="יוסי ירון" w:date="2026-03-16T15:09:00Z" w16du:dateUtc="2026-03-16T13:09:00Z">
              <w:rPr>
                <w:spacing w:val="-2"/>
                <w:w w:val="110"/>
              </w:rPr>
            </w:rPrChange>
          </w:rPr>
          <w:t>StackOverflow</w:t>
        </w:r>
        <w:r w:rsidRPr="00391C09">
          <w:rPr>
            <w:color w:val="0000FF"/>
            <w:spacing w:val="-2"/>
            <w:w w:val="110"/>
            <w:rtl/>
            <w:rPrChange w:id="326" w:author="יוסי ירון" w:date="2026-03-16T15:09:00Z" w16du:dateUtc="2026-03-16T13:09:00Z">
              <w:rPr>
                <w:spacing w:val="-2"/>
                <w:w w:val="110"/>
                <w:rtl/>
              </w:rPr>
            </w:rPrChange>
          </w:rPr>
          <w:t xml:space="preserve"> </w:t>
        </w:r>
        <w:r w:rsidRPr="00391C09">
          <w:rPr>
            <w:color w:val="0000FF"/>
            <w:w w:val="110"/>
            <w:rtl/>
            <w:rPrChange w:id="327" w:author="יוסי ירון" w:date="2026-03-16T15:09:00Z" w16du:dateUtc="2026-03-16T13:09:00Z">
              <w:rPr>
                <w:w w:val="110"/>
                <w:rtl/>
              </w:rPr>
            </w:rPrChange>
          </w:rPr>
          <w:t>או</w:t>
        </w:r>
        <w:r w:rsidRPr="00391C09">
          <w:rPr>
            <w:color w:val="0000FF"/>
            <w:spacing w:val="-16"/>
            <w:w w:val="110"/>
            <w:rtl/>
            <w:rPrChange w:id="328" w:author="יוסי ירון" w:date="2026-03-16T15:09:00Z" w16du:dateUtc="2026-03-16T13:09:00Z">
              <w:rPr>
                <w:spacing w:val="-16"/>
                <w:w w:val="110"/>
                <w:rtl/>
              </w:rPr>
            </w:rPrChange>
          </w:rPr>
          <w:t xml:space="preserve"> </w:t>
        </w:r>
        <w:r w:rsidRPr="00391C09">
          <w:rPr>
            <w:color w:val="0000FF"/>
            <w:w w:val="110"/>
            <w:rtl/>
            <w:rPrChange w:id="329" w:author="יוסי ירון" w:date="2026-03-16T15:09:00Z" w16du:dateUtc="2026-03-16T13:09:00Z">
              <w:rPr>
                <w:w w:val="110"/>
                <w:rtl/>
              </w:rPr>
            </w:rPrChange>
          </w:rPr>
          <w:t>כל</w:t>
        </w:r>
        <w:r w:rsidRPr="00391C09">
          <w:rPr>
            <w:color w:val="0000FF"/>
            <w:spacing w:val="-15"/>
            <w:w w:val="110"/>
            <w:rtl/>
            <w:rPrChange w:id="330" w:author="יוסי ירון" w:date="2026-03-16T15:09:00Z" w16du:dateUtc="2026-03-16T13:09:00Z">
              <w:rPr>
                <w:spacing w:val="-15"/>
                <w:w w:val="110"/>
                <w:rtl/>
              </w:rPr>
            </w:rPrChange>
          </w:rPr>
          <w:t xml:space="preserve"> </w:t>
        </w:r>
        <w:r w:rsidRPr="00391C09">
          <w:rPr>
            <w:color w:val="0000FF"/>
            <w:w w:val="110"/>
            <w:rtl/>
            <w:rPrChange w:id="331" w:author="יוסי ירון" w:date="2026-03-16T15:09:00Z" w16du:dateUtc="2026-03-16T13:09:00Z">
              <w:rPr>
                <w:w w:val="110"/>
                <w:rtl/>
              </w:rPr>
            </w:rPrChange>
          </w:rPr>
          <w:t>מנוע</w:t>
        </w:r>
        <w:r w:rsidRPr="00391C09">
          <w:rPr>
            <w:color w:val="0000FF"/>
            <w:spacing w:val="-15"/>
            <w:w w:val="110"/>
            <w:rtl/>
            <w:rPrChange w:id="332" w:author="יוסי ירון" w:date="2026-03-16T15:09:00Z" w16du:dateUtc="2026-03-16T13:09:00Z">
              <w:rPr>
                <w:spacing w:val="-15"/>
                <w:w w:val="110"/>
                <w:rtl/>
              </w:rPr>
            </w:rPrChange>
          </w:rPr>
          <w:t xml:space="preserve"> </w:t>
        </w:r>
        <w:r w:rsidRPr="00391C09">
          <w:rPr>
            <w:color w:val="0000FF"/>
            <w:w w:val="110"/>
            <w:rtl/>
            <w:rPrChange w:id="333" w:author="יוסי ירון" w:date="2026-03-16T15:09:00Z" w16du:dateUtc="2026-03-16T13:09:00Z">
              <w:rPr>
                <w:w w:val="110"/>
                <w:rtl/>
              </w:rPr>
            </w:rPrChange>
          </w:rPr>
          <w:t>בינה</w:t>
        </w:r>
        <w:r w:rsidRPr="00391C09">
          <w:rPr>
            <w:color w:val="0000FF"/>
            <w:spacing w:val="-15"/>
            <w:w w:val="110"/>
            <w:rtl/>
            <w:rPrChange w:id="334" w:author="יוסי ירון" w:date="2026-03-16T15:09:00Z" w16du:dateUtc="2026-03-16T13:09:00Z">
              <w:rPr>
                <w:spacing w:val="-15"/>
                <w:w w:val="110"/>
                <w:rtl/>
              </w:rPr>
            </w:rPrChange>
          </w:rPr>
          <w:t xml:space="preserve"> </w:t>
        </w:r>
        <w:r w:rsidRPr="00391C09">
          <w:rPr>
            <w:color w:val="0000FF"/>
            <w:w w:val="110"/>
            <w:rtl/>
            <w:rPrChange w:id="335" w:author="יוסי ירון" w:date="2026-03-16T15:09:00Z" w16du:dateUtc="2026-03-16T13:09:00Z">
              <w:rPr>
                <w:w w:val="110"/>
                <w:rtl/>
              </w:rPr>
            </w:rPrChange>
          </w:rPr>
          <w:t>מלאכותית</w:t>
        </w:r>
        <w:r w:rsidRPr="00391C09">
          <w:rPr>
            <w:color w:val="0000FF"/>
            <w:w w:val="110"/>
            <w:rPrChange w:id="336" w:author="יוסי ירון" w:date="2026-03-16T15:09:00Z" w16du:dateUtc="2026-03-16T13:09:00Z">
              <w:rPr>
                <w:w w:val="110"/>
              </w:rPr>
            </w:rPrChange>
          </w:rPr>
          <w:t>-</w:t>
        </w:r>
        <w:r w:rsidRPr="00391C09">
          <w:rPr>
            <w:color w:val="0000FF"/>
            <w:spacing w:val="-15"/>
            <w:w w:val="110"/>
            <w:rtl/>
            <w:rPrChange w:id="337" w:author="יוסי ירון" w:date="2026-03-16T15:09:00Z" w16du:dateUtc="2026-03-16T13:09:00Z">
              <w:rPr>
                <w:spacing w:val="-15"/>
                <w:w w:val="110"/>
                <w:rtl/>
              </w:rPr>
            </w:rPrChange>
          </w:rPr>
          <w:t xml:space="preserve"> </w:t>
        </w:r>
        <w:r w:rsidRPr="00391C09">
          <w:rPr>
            <w:color w:val="0000FF"/>
            <w:w w:val="110"/>
            <w:rtl/>
            <w:rPrChange w:id="338" w:author="יוסי ירון" w:date="2026-03-16T15:09:00Z" w16du:dateUtc="2026-03-16T13:09:00Z">
              <w:rPr>
                <w:w w:val="110"/>
                <w:rtl/>
              </w:rPr>
            </w:rPrChange>
          </w:rPr>
          <w:t>יש</w:t>
        </w:r>
        <w:r w:rsidRPr="00391C09">
          <w:rPr>
            <w:color w:val="0000FF"/>
            <w:spacing w:val="-15"/>
            <w:w w:val="110"/>
            <w:rtl/>
            <w:rPrChange w:id="339" w:author="יוסי ירון" w:date="2026-03-16T15:09:00Z" w16du:dateUtc="2026-03-16T13:09:00Z">
              <w:rPr>
                <w:spacing w:val="-15"/>
                <w:w w:val="110"/>
                <w:rtl/>
              </w:rPr>
            </w:rPrChange>
          </w:rPr>
          <w:t xml:space="preserve"> </w:t>
        </w:r>
        <w:r w:rsidRPr="00391C09">
          <w:rPr>
            <w:color w:val="0000FF"/>
            <w:w w:val="110"/>
            <w:rtl/>
            <w:rPrChange w:id="340" w:author="יוסי ירון" w:date="2026-03-16T15:09:00Z" w16du:dateUtc="2026-03-16T13:09:00Z">
              <w:rPr>
                <w:w w:val="110"/>
                <w:rtl/>
              </w:rPr>
            </w:rPrChange>
          </w:rPr>
          <w:t>לצרף</w:t>
        </w:r>
        <w:r w:rsidRPr="00391C09">
          <w:rPr>
            <w:color w:val="0000FF"/>
            <w:spacing w:val="-15"/>
            <w:w w:val="110"/>
            <w:rtl/>
            <w:rPrChange w:id="341" w:author="יוסי ירון" w:date="2026-03-16T15:09:00Z" w16du:dateUtc="2026-03-16T13:09:00Z">
              <w:rPr>
                <w:spacing w:val="-15"/>
                <w:w w:val="110"/>
                <w:rtl/>
              </w:rPr>
            </w:rPrChange>
          </w:rPr>
          <w:t xml:space="preserve"> </w:t>
        </w:r>
        <w:r w:rsidRPr="00391C09">
          <w:rPr>
            <w:color w:val="0000FF"/>
            <w:w w:val="110"/>
            <w:rtl/>
            <w:rPrChange w:id="342" w:author="יוסי ירון" w:date="2026-03-16T15:09:00Z" w16du:dateUtc="2026-03-16T13:09:00Z">
              <w:rPr>
                <w:w w:val="110"/>
                <w:rtl/>
              </w:rPr>
            </w:rPrChange>
          </w:rPr>
          <w:t>בביליוגרפיה</w:t>
        </w:r>
        <w:r w:rsidRPr="00391C09">
          <w:rPr>
            <w:b/>
            <w:bCs/>
            <w:color w:val="0000FF"/>
            <w:spacing w:val="-15"/>
            <w:w w:val="110"/>
            <w:rtl/>
            <w:rPrChange w:id="343" w:author="יוסי ירון" w:date="2026-03-16T15:09:00Z" w16du:dateUtc="2026-03-16T13:09:00Z">
              <w:rPr>
                <w:b/>
                <w:bCs/>
                <w:spacing w:val="-15"/>
                <w:w w:val="110"/>
                <w:rtl/>
              </w:rPr>
            </w:rPrChange>
          </w:rPr>
          <w:t xml:space="preserve"> </w:t>
        </w:r>
        <w:r w:rsidRPr="00391C09">
          <w:rPr>
            <w:b/>
            <w:bCs/>
            <w:color w:val="0000FF"/>
            <w:w w:val="110"/>
            <w:u w:val="single"/>
            <w:rtl/>
            <w:rPrChange w:id="344" w:author="יוסי ירון" w:date="2026-03-16T15:09:00Z" w16du:dateUtc="2026-03-16T13:09:00Z">
              <w:rPr>
                <w:b/>
                <w:bCs/>
                <w:w w:val="110"/>
                <w:u w:val="single"/>
                <w:rtl/>
              </w:rPr>
            </w:rPrChange>
          </w:rPr>
          <w:t>קישור</w:t>
        </w:r>
        <w:r w:rsidRPr="00391C09">
          <w:rPr>
            <w:b/>
            <w:bCs/>
            <w:color w:val="0000FF"/>
            <w:spacing w:val="-16"/>
            <w:w w:val="110"/>
            <w:u w:val="single"/>
            <w:rtl/>
            <w:rPrChange w:id="345" w:author="יוסי ירון" w:date="2026-03-16T15:09:00Z" w16du:dateUtc="2026-03-16T13:09:00Z">
              <w:rPr>
                <w:b/>
                <w:bCs/>
                <w:spacing w:val="-16"/>
                <w:w w:val="110"/>
                <w:u w:val="single"/>
                <w:rtl/>
              </w:rPr>
            </w:rPrChange>
          </w:rPr>
          <w:t xml:space="preserve"> </w:t>
        </w:r>
        <w:r w:rsidRPr="00391C09">
          <w:rPr>
            <w:b/>
            <w:bCs/>
            <w:color w:val="0000FF"/>
            <w:w w:val="110"/>
            <w:u w:val="single"/>
            <w:rtl/>
            <w:rPrChange w:id="346" w:author="יוסי ירון" w:date="2026-03-16T15:09:00Z" w16du:dateUtc="2026-03-16T13:09:00Z">
              <w:rPr>
                <w:b/>
                <w:bCs/>
                <w:w w:val="110"/>
                <w:u w:val="single"/>
                <w:rtl/>
              </w:rPr>
            </w:rPrChange>
          </w:rPr>
          <w:t>ציבורי</w:t>
        </w:r>
        <w:r w:rsidRPr="00391C09">
          <w:rPr>
            <w:b/>
            <w:bCs/>
            <w:color w:val="0000FF"/>
            <w:spacing w:val="-15"/>
            <w:w w:val="110"/>
            <w:u w:val="single"/>
            <w:rtl/>
            <w:rPrChange w:id="347" w:author="יוסי ירון" w:date="2026-03-16T15:09:00Z" w16du:dateUtc="2026-03-16T13:09:00Z">
              <w:rPr>
                <w:b/>
                <w:bCs/>
                <w:spacing w:val="-15"/>
                <w:w w:val="110"/>
                <w:u w:val="single"/>
                <w:rtl/>
              </w:rPr>
            </w:rPrChange>
          </w:rPr>
          <w:t xml:space="preserve"> </w:t>
        </w:r>
        <w:r w:rsidRPr="00391C09">
          <w:rPr>
            <w:b/>
            <w:bCs/>
            <w:color w:val="0000FF"/>
            <w:w w:val="110"/>
            <w:u w:val="single"/>
            <w:rtl/>
            <w:rPrChange w:id="348" w:author="יוסי ירון" w:date="2026-03-16T15:09:00Z" w16du:dateUtc="2026-03-16T13:09:00Z">
              <w:rPr>
                <w:b/>
                <w:bCs/>
                <w:w w:val="110"/>
                <w:u w:val="single"/>
                <w:rtl/>
              </w:rPr>
            </w:rPrChange>
          </w:rPr>
          <w:t>פעיל</w:t>
        </w:r>
        <w:r w:rsidRPr="00391C09">
          <w:rPr>
            <w:color w:val="0000FF"/>
            <w:w w:val="110"/>
            <w:rPrChange w:id="349" w:author="יוסי ירון" w:date="2026-03-16T15:09:00Z" w16du:dateUtc="2026-03-16T13:09:00Z">
              <w:rPr>
                <w:w w:val="110"/>
              </w:rPr>
            </w:rPrChange>
          </w:rPr>
          <w:t>.</w:t>
        </w:r>
        <w:r w:rsidRPr="00391C09">
          <w:rPr>
            <w:color w:val="0000FF"/>
            <w:spacing w:val="-15"/>
            <w:w w:val="110"/>
            <w:rtl/>
            <w:rPrChange w:id="350" w:author="יוסי ירון" w:date="2026-03-16T15:09:00Z" w16du:dateUtc="2026-03-16T13:09:00Z">
              <w:rPr>
                <w:spacing w:val="-15"/>
                <w:w w:val="110"/>
                <w:rtl/>
              </w:rPr>
            </w:rPrChange>
          </w:rPr>
          <w:t xml:space="preserve"> </w:t>
        </w:r>
        <w:r w:rsidRPr="00391C09">
          <w:rPr>
            <w:color w:val="0000FF"/>
            <w:w w:val="110"/>
            <w:rtl/>
            <w:rPrChange w:id="351" w:author="יוסי ירון" w:date="2026-03-16T15:09:00Z" w16du:dateUtc="2026-03-16T13:09:00Z">
              <w:rPr>
                <w:w w:val="110"/>
                <w:rtl/>
              </w:rPr>
            </w:rPrChange>
          </w:rPr>
          <w:t>בנוסף</w:t>
        </w:r>
        <w:r w:rsidRPr="00391C09">
          <w:rPr>
            <w:color w:val="0000FF"/>
            <w:w w:val="110"/>
            <w:rPrChange w:id="352" w:author="יוסי ירון" w:date="2026-03-16T15:09:00Z" w16du:dateUtc="2026-03-16T13:09:00Z">
              <w:rPr>
                <w:w w:val="110"/>
              </w:rPr>
            </w:rPrChange>
          </w:rPr>
          <w:t>,</w:t>
        </w:r>
        <w:r w:rsidRPr="00391C09">
          <w:rPr>
            <w:color w:val="0000FF"/>
            <w:spacing w:val="-15"/>
            <w:w w:val="110"/>
            <w:rtl/>
            <w:rPrChange w:id="353" w:author="יוסי ירון" w:date="2026-03-16T15:09:00Z" w16du:dateUtc="2026-03-16T13:09:00Z">
              <w:rPr>
                <w:spacing w:val="-15"/>
                <w:w w:val="110"/>
                <w:rtl/>
              </w:rPr>
            </w:rPrChange>
          </w:rPr>
          <w:t xml:space="preserve"> </w:t>
        </w:r>
        <w:r w:rsidRPr="00391C09">
          <w:rPr>
            <w:color w:val="0000FF"/>
            <w:w w:val="110"/>
            <w:rtl/>
            <w:rPrChange w:id="354" w:author="יוסי ירון" w:date="2026-03-16T15:09:00Z" w16du:dateUtc="2026-03-16T13:09:00Z">
              <w:rPr>
                <w:w w:val="110"/>
                <w:rtl/>
              </w:rPr>
            </w:rPrChange>
          </w:rPr>
          <w:t>יש</w:t>
        </w:r>
        <w:r w:rsidRPr="00391C09">
          <w:rPr>
            <w:color w:val="0000FF"/>
            <w:spacing w:val="-15"/>
            <w:w w:val="110"/>
            <w:rtl/>
            <w:rPrChange w:id="355" w:author="יוסי ירון" w:date="2026-03-16T15:09:00Z" w16du:dateUtc="2026-03-16T13:09:00Z">
              <w:rPr>
                <w:spacing w:val="-15"/>
                <w:w w:val="110"/>
                <w:rtl/>
              </w:rPr>
            </w:rPrChange>
          </w:rPr>
          <w:t xml:space="preserve"> </w:t>
        </w:r>
        <w:r w:rsidRPr="00391C09">
          <w:rPr>
            <w:color w:val="0000FF"/>
            <w:w w:val="110"/>
            <w:rtl/>
            <w:rPrChange w:id="356" w:author="יוסי ירון" w:date="2026-03-16T15:09:00Z" w16du:dateUtc="2026-03-16T13:09:00Z">
              <w:rPr>
                <w:w w:val="110"/>
                <w:rtl/>
              </w:rPr>
            </w:rPrChange>
          </w:rPr>
          <w:t>לציין</w:t>
        </w:r>
        <w:r w:rsidRPr="00391C09">
          <w:rPr>
            <w:color w:val="0000FF"/>
            <w:spacing w:val="-15"/>
            <w:w w:val="110"/>
            <w:rtl/>
            <w:rPrChange w:id="357" w:author="יוסי ירון" w:date="2026-03-16T15:09:00Z" w16du:dateUtc="2026-03-16T13:09:00Z">
              <w:rPr>
                <w:spacing w:val="-15"/>
                <w:w w:val="110"/>
                <w:rtl/>
              </w:rPr>
            </w:rPrChange>
          </w:rPr>
          <w:t xml:space="preserve"> </w:t>
        </w:r>
        <w:r w:rsidRPr="00391C09">
          <w:rPr>
            <w:color w:val="0000FF"/>
            <w:w w:val="110"/>
            <w:rtl/>
            <w:rPrChange w:id="358" w:author="יוסי ירון" w:date="2026-03-16T15:09:00Z" w16du:dateUtc="2026-03-16T13:09:00Z">
              <w:rPr>
                <w:w w:val="110"/>
                <w:rtl/>
              </w:rPr>
            </w:rPrChange>
          </w:rPr>
          <w:t>את</w:t>
        </w:r>
        <w:r w:rsidRPr="00391C09">
          <w:rPr>
            <w:color w:val="0000FF"/>
            <w:spacing w:val="-15"/>
            <w:w w:val="110"/>
            <w:rtl/>
            <w:rPrChange w:id="359" w:author="יוסי ירון" w:date="2026-03-16T15:09:00Z" w16du:dateUtc="2026-03-16T13:09:00Z">
              <w:rPr>
                <w:spacing w:val="-15"/>
                <w:w w:val="110"/>
                <w:rtl/>
              </w:rPr>
            </w:rPrChange>
          </w:rPr>
          <w:t xml:space="preserve"> </w:t>
        </w:r>
        <w:r w:rsidRPr="00391C09">
          <w:rPr>
            <w:color w:val="0000FF"/>
            <w:w w:val="110"/>
            <w:rtl/>
            <w:rPrChange w:id="360" w:author="יוסי ירון" w:date="2026-03-16T15:09:00Z" w16du:dateUtc="2026-03-16T13:09:00Z">
              <w:rPr>
                <w:w w:val="110"/>
                <w:rtl/>
              </w:rPr>
            </w:rPrChange>
          </w:rPr>
          <w:t>המספר</w:t>
        </w:r>
        <w:r w:rsidRPr="00391C09">
          <w:rPr>
            <w:color w:val="0000FF"/>
            <w:spacing w:val="-15"/>
            <w:w w:val="110"/>
            <w:rtl/>
            <w:rPrChange w:id="361" w:author="יוסי ירון" w:date="2026-03-16T15:09:00Z" w16du:dateUtc="2026-03-16T13:09:00Z">
              <w:rPr>
                <w:spacing w:val="-15"/>
                <w:w w:val="110"/>
                <w:rtl/>
              </w:rPr>
            </w:rPrChange>
          </w:rPr>
          <w:t xml:space="preserve"> </w:t>
        </w:r>
        <w:r w:rsidRPr="00391C09">
          <w:rPr>
            <w:color w:val="0000FF"/>
            <w:w w:val="110"/>
            <w:rtl/>
            <w:rPrChange w:id="362" w:author="יוסי ירון" w:date="2026-03-16T15:09:00Z" w16du:dateUtc="2026-03-16T13:09:00Z">
              <w:rPr>
                <w:w w:val="110"/>
                <w:rtl/>
              </w:rPr>
            </w:rPrChange>
          </w:rPr>
          <w:t>של</w:t>
        </w:r>
        <w:r w:rsidRPr="00391C09">
          <w:rPr>
            <w:color w:val="0000FF"/>
            <w:spacing w:val="-16"/>
            <w:w w:val="110"/>
            <w:rtl/>
            <w:rPrChange w:id="363" w:author="יוסי ירון" w:date="2026-03-16T15:09:00Z" w16du:dateUtc="2026-03-16T13:09:00Z">
              <w:rPr>
                <w:spacing w:val="-16"/>
                <w:w w:val="110"/>
                <w:rtl/>
              </w:rPr>
            </w:rPrChange>
          </w:rPr>
          <w:t xml:space="preserve"> </w:t>
        </w:r>
        <w:r w:rsidRPr="00391C09">
          <w:rPr>
            <w:color w:val="0000FF"/>
            <w:w w:val="110"/>
            <w:rtl/>
            <w:rPrChange w:id="364" w:author="יוסי ירון" w:date="2026-03-16T15:09:00Z" w16du:dateUtc="2026-03-16T13:09:00Z">
              <w:rPr>
                <w:w w:val="110"/>
                <w:rtl/>
              </w:rPr>
            </w:rPrChange>
          </w:rPr>
          <w:t xml:space="preserve">המקור בתיעוד הקוד עצמו </w:t>
        </w:r>
        <w:r w:rsidRPr="00391C09">
          <w:rPr>
            <w:color w:val="0000FF"/>
            <w:w w:val="110"/>
            <w:rPrChange w:id="365" w:author="יוסי ירון" w:date="2026-03-16T15:09:00Z" w16du:dateUtc="2026-03-16T13:09:00Z">
              <w:rPr>
                <w:w w:val="110"/>
              </w:rPr>
            </w:rPrChange>
          </w:rPr>
          <w:t>.Javadoc</w:t>
        </w:r>
      </w:ins>
    </w:p>
    <w:p w14:paraId="74841FFD" w14:textId="77777777" w:rsidR="00391C09" w:rsidRPr="00391C09" w:rsidRDefault="00391C09">
      <w:pPr>
        <w:rPr>
          <w:ins w:id="366" w:author="יוסי ירון" w:date="2026-03-16T15:08:00Z" w16du:dateUtc="2026-03-16T13:08:00Z"/>
          <w:color w:val="0000FF"/>
          <w:rPrChange w:id="367" w:author="יוסי ירון" w:date="2026-03-16T15:09:00Z" w16du:dateUtc="2026-03-16T13:09:00Z">
            <w:rPr>
              <w:ins w:id="368" w:author="יוסי ירון" w:date="2026-03-16T15:08:00Z" w16du:dateUtc="2026-03-16T13:08:00Z"/>
            </w:rPr>
          </w:rPrChange>
        </w:rPr>
        <w:pPrChange w:id="369" w:author="יוסי ירון" w:date="2026-03-16T15:08:00Z" w16du:dateUtc="2026-03-16T13:08:00Z">
          <w:pPr>
            <w:pStyle w:val="BodyText"/>
            <w:bidi/>
            <w:spacing w:before="164" w:line="220" w:lineRule="auto"/>
            <w:ind w:left="16" w:right="424" w:firstLine="2"/>
            <w:jc w:val="left"/>
          </w:pPr>
        </w:pPrChange>
      </w:pPr>
      <w:ins w:id="370" w:author="יוסי ירון" w:date="2026-03-16T15:08:00Z" w16du:dateUtc="2026-03-16T13:08:00Z">
        <w:r w:rsidRPr="00391C09">
          <w:rPr>
            <w:color w:val="0000FF"/>
            <w:w w:val="110"/>
            <w:rtl/>
            <w:rPrChange w:id="371" w:author="יוסי ירון" w:date="2026-03-16T15:09:00Z" w16du:dateUtc="2026-03-16T13:09:00Z">
              <w:rPr>
                <w:w w:val="110"/>
                <w:rtl/>
              </w:rPr>
            </w:rPrChange>
          </w:rPr>
          <w:t>אם</w:t>
        </w:r>
        <w:r w:rsidRPr="00391C09">
          <w:rPr>
            <w:color w:val="0000FF"/>
            <w:spacing w:val="-15"/>
            <w:w w:val="110"/>
            <w:rtl/>
            <w:rPrChange w:id="372" w:author="יוסי ירון" w:date="2026-03-16T15:09:00Z" w16du:dateUtc="2026-03-16T13:09:00Z">
              <w:rPr>
                <w:spacing w:val="-15"/>
                <w:w w:val="110"/>
                <w:rtl/>
              </w:rPr>
            </w:rPrChange>
          </w:rPr>
          <w:t xml:space="preserve"> </w:t>
        </w:r>
        <w:r w:rsidRPr="00391C09">
          <w:rPr>
            <w:color w:val="0000FF"/>
            <w:w w:val="110"/>
            <w:rtl/>
            <w:rPrChange w:id="373" w:author="יוסי ירון" w:date="2026-03-16T15:09:00Z" w16du:dateUtc="2026-03-16T13:09:00Z">
              <w:rPr>
                <w:w w:val="110"/>
                <w:rtl/>
              </w:rPr>
            </w:rPrChange>
          </w:rPr>
          <w:t>במהלך</w:t>
        </w:r>
        <w:r w:rsidRPr="00391C09">
          <w:rPr>
            <w:color w:val="0000FF"/>
            <w:spacing w:val="-14"/>
            <w:w w:val="110"/>
            <w:rtl/>
            <w:rPrChange w:id="374" w:author="יוסי ירון" w:date="2026-03-16T15:09:00Z" w16du:dateUtc="2026-03-16T13:09:00Z">
              <w:rPr>
                <w:spacing w:val="-14"/>
                <w:w w:val="110"/>
                <w:rtl/>
              </w:rPr>
            </w:rPrChange>
          </w:rPr>
          <w:t xml:space="preserve"> </w:t>
        </w:r>
        <w:r w:rsidRPr="00391C09">
          <w:rPr>
            <w:color w:val="0000FF"/>
            <w:w w:val="110"/>
            <w:rtl/>
            <w:rPrChange w:id="375" w:author="יוסי ירון" w:date="2026-03-16T15:09:00Z" w16du:dateUtc="2026-03-16T13:09:00Z">
              <w:rPr>
                <w:w w:val="110"/>
                <w:rtl/>
              </w:rPr>
            </w:rPrChange>
          </w:rPr>
          <w:t>התכנות</w:t>
        </w:r>
        <w:r w:rsidRPr="00391C09">
          <w:rPr>
            <w:color w:val="0000FF"/>
            <w:spacing w:val="-14"/>
            <w:w w:val="110"/>
            <w:rtl/>
            <w:rPrChange w:id="376" w:author="יוסי ירון" w:date="2026-03-16T15:09:00Z" w16du:dateUtc="2026-03-16T13:09:00Z">
              <w:rPr>
                <w:spacing w:val="-14"/>
                <w:w w:val="110"/>
                <w:rtl/>
              </w:rPr>
            </w:rPrChange>
          </w:rPr>
          <w:t xml:space="preserve"> </w:t>
        </w:r>
        <w:r w:rsidRPr="00391C09">
          <w:rPr>
            <w:color w:val="0000FF"/>
            <w:w w:val="110"/>
            <w:rtl/>
            <w:rPrChange w:id="377" w:author="יוסי ירון" w:date="2026-03-16T15:09:00Z" w16du:dateUtc="2026-03-16T13:09:00Z">
              <w:rPr>
                <w:w w:val="110"/>
                <w:rtl/>
              </w:rPr>
            </w:rPrChange>
          </w:rPr>
          <w:t>התייעץ</w:t>
        </w:r>
        <w:r w:rsidRPr="00391C09">
          <w:rPr>
            <w:color w:val="0000FF"/>
            <w:spacing w:val="-15"/>
            <w:w w:val="110"/>
            <w:rtl/>
            <w:rPrChange w:id="378" w:author="יוסי ירון" w:date="2026-03-16T15:09:00Z" w16du:dateUtc="2026-03-16T13:09:00Z">
              <w:rPr>
                <w:spacing w:val="-15"/>
                <w:w w:val="110"/>
                <w:rtl/>
              </w:rPr>
            </w:rPrChange>
          </w:rPr>
          <w:t xml:space="preserve"> </w:t>
        </w:r>
        <w:r w:rsidRPr="00391C09">
          <w:rPr>
            <w:color w:val="0000FF"/>
            <w:w w:val="110"/>
            <w:rtl/>
            <w:rPrChange w:id="379" w:author="יוסי ירון" w:date="2026-03-16T15:09:00Z" w16du:dateUtc="2026-03-16T13:09:00Z">
              <w:rPr>
                <w:w w:val="110"/>
                <w:rtl/>
              </w:rPr>
            </w:rPrChange>
          </w:rPr>
          <w:t>התלמיד</w:t>
        </w:r>
        <w:r w:rsidRPr="00391C09">
          <w:rPr>
            <w:color w:val="0000FF"/>
            <w:spacing w:val="-13"/>
            <w:w w:val="110"/>
            <w:rtl/>
            <w:rPrChange w:id="380" w:author="יוסי ירון" w:date="2026-03-16T15:09:00Z" w16du:dateUtc="2026-03-16T13:09:00Z">
              <w:rPr>
                <w:spacing w:val="-13"/>
                <w:w w:val="110"/>
                <w:rtl/>
              </w:rPr>
            </w:rPrChange>
          </w:rPr>
          <w:t xml:space="preserve"> </w:t>
        </w:r>
        <w:r w:rsidRPr="00391C09">
          <w:rPr>
            <w:color w:val="0000FF"/>
            <w:w w:val="110"/>
            <w:rtl/>
            <w:rPrChange w:id="381" w:author="יוסי ירון" w:date="2026-03-16T15:09:00Z" w16du:dateUtc="2026-03-16T13:09:00Z">
              <w:rPr>
                <w:w w:val="110"/>
                <w:rtl/>
              </w:rPr>
            </w:rPrChange>
          </w:rPr>
          <w:t>עם</w:t>
        </w:r>
        <w:r w:rsidRPr="00391C09">
          <w:rPr>
            <w:color w:val="0000FF"/>
            <w:spacing w:val="-16"/>
            <w:w w:val="110"/>
            <w:rtl/>
            <w:rPrChange w:id="382" w:author="יוסי ירון" w:date="2026-03-16T15:09:00Z" w16du:dateUtc="2026-03-16T13:09:00Z">
              <w:rPr>
                <w:spacing w:val="-16"/>
                <w:w w:val="110"/>
                <w:rtl/>
              </w:rPr>
            </w:rPrChange>
          </w:rPr>
          <w:t xml:space="preserve"> </w:t>
        </w:r>
        <w:r w:rsidRPr="00391C09">
          <w:rPr>
            <w:color w:val="0000FF"/>
            <w:w w:val="110"/>
            <w:rtl/>
            <w:rPrChange w:id="383" w:author="יוסי ירון" w:date="2026-03-16T15:09:00Z" w16du:dateUtc="2026-03-16T13:09:00Z">
              <w:rPr>
                <w:w w:val="110"/>
                <w:rtl/>
              </w:rPr>
            </w:rPrChange>
          </w:rPr>
          <w:t>מנוע</w:t>
        </w:r>
        <w:r w:rsidRPr="00391C09">
          <w:rPr>
            <w:color w:val="0000FF"/>
            <w:spacing w:val="-15"/>
            <w:w w:val="110"/>
            <w:rtl/>
            <w:rPrChange w:id="384" w:author="יוסי ירון" w:date="2026-03-16T15:09:00Z" w16du:dateUtc="2026-03-16T13:09:00Z">
              <w:rPr>
                <w:spacing w:val="-15"/>
                <w:w w:val="110"/>
                <w:rtl/>
              </w:rPr>
            </w:rPrChange>
          </w:rPr>
          <w:t xml:space="preserve"> </w:t>
        </w:r>
        <w:r w:rsidRPr="00391C09">
          <w:rPr>
            <w:color w:val="0000FF"/>
            <w:w w:val="110"/>
            <w:rtl/>
            <w:rPrChange w:id="385" w:author="יוסי ירון" w:date="2026-03-16T15:09:00Z" w16du:dateUtc="2026-03-16T13:09:00Z">
              <w:rPr>
                <w:w w:val="110"/>
                <w:rtl/>
              </w:rPr>
            </w:rPrChange>
          </w:rPr>
          <w:t>בינה</w:t>
        </w:r>
        <w:r w:rsidRPr="00391C09">
          <w:rPr>
            <w:color w:val="0000FF"/>
            <w:spacing w:val="-15"/>
            <w:w w:val="110"/>
            <w:rtl/>
            <w:rPrChange w:id="386" w:author="יוסי ירון" w:date="2026-03-16T15:09:00Z" w16du:dateUtc="2026-03-16T13:09:00Z">
              <w:rPr>
                <w:spacing w:val="-15"/>
                <w:w w:val="110"/>
                <w:rtl/>
              </w:rPr>
            </w:rPrChange>
          </w:rPr>
          <w:t xml:space="preserve"> </w:t>
        </w:r>
        <w:r w:rsidRPr="00391C09">
          <w:rPr>
            <w:color w:val="0000FF"/>
            <w:w w:val="110"/>
            <w:rtl/>
            <w:rPrChange w:id="387" w:author="יוסי ירון" w:date="2026-03-16T15:09:00Z" w16du:dateUtc="2026-03-16T13:09:00Z">
              <w:rPr>
                <w:w w:val="110"/>
                <w:rtl/>
              </w:rPr>
            </w:rPrChange>
          </w:rPr>
          <w:t>מלאכותית</w:t>
        </w:r>
        <w:r w:rsidRPr="00391C09">
          <w:rPr>
            <w:color w:val="0000FF"/>
            <w:spacing w:val="-15"/>
            <w:w w:val="110"/>
            <w:rtl/>
            <w:rPrChange w:id="388" w:author="יוסי ירון" w:date="2026-03-16T15:09:00Z" w16du:dateUtc="2026-03-16T13:09:00Z">
              <w:rPr>
                <w:spacing w:val="-15"/>
                <w:w w:val="110"/>
                <w:rtl/>
              </w:rPr>
            </w:rPrChange>
          </w:rPr>
          <w:t xml:space="preserve"> </w:t>
        </w:r>
        <w:r w:rsidRPr="00391C09">
          <w:rPr>
            <w:color w:val="0000FF"/>
            <w:w w:val="110"/>
            <w:rtl/>
            <w:rPrChange w:id="389" w:author="יוסי ירון" w:date="2026-03-16T15:09:00Z" w16du:dateUtc="2026-03-16T13:09:00Z">
              <w:rPr>
                <w:w w:val="110"/>
                <w:rtl/>
              </w:rPr>
            </w:rPrChange>
          </w:rPr>
          <w:t>בנוגע</w:t>
        </w:r>
        <w:r w:rsidRPr="00391C09">
          <w:rPr>
            <w:color w:val="0000FF"/>
            <w:spacing w:val="-14"/>
            <w:w w:val="110"/>
            <w:rtl/>
            <w:rPrChange w:id="390" w:author="יוסי ירון" w:date="2026-03-16T15:09:00Z" w16du:dateUtc="2026-03-16T13:09:00Z">
              <w:rPr>
                <w:spacing w:val="-14"/>
                <w:w w:val="110"/>
                <w:rtl/>
              </w:rPr>
            </w:rPrChange>
          </w:rPr>
          <w:t xml:space="preserve"> </w:t>
        </w:r>
        <w:r w:rsidRPr="00391C09">
          <w:rPr>
            <w:color w:val="0000FF"/>
            <w:w w:val="110"/>
            <w:rtl/>
            <w:rPrChange w:id="391" w:author="יוסי ירון" w:date="2026-03-16T15:09:00Z" w16du:dateUtc="2026-03-16T13:09:00Z">
              <w:rPr>
                <w:w w:val="110"/>
                <w:rtl/>
              </w:rPr>
            </w:rPrChange>
          </w:rPr>
          <w:t>לבעיה</w:t>
        </w:r>
        <w:r w:rsidRPr="00391C09">
          <w:rPr>
            <w:color w:val="0000FF"/>
            <w:spacing w:val="-14"/>
            <w:w w:val="110"/>
            <w:rtl/>
            <w:rPrChange w:id="392" w:author="יוסי ירון" w:date="2026-03-16T15:09:00Z" w16du:dateUtc="2026-03-16T13:09:00Z">
              <w:rPr>
                <w:spacing w:val="-14"/>
                <w:w w:val="110"/>
                <w:rtl/>
              </w:rPr>
            </w:rPrChange>
          </w:rPr>
          <w:t xml:space="preserve"> </w:t>
        </w:r>
      </w:ins>
      <w:ins w:id="393" w:author="יוסי ירון" w:date="2026-03-16T15:09:00Z" w16du:dateUtc="2026-03-16T13:09:00Z">
        <w:r w:rsidRPr="00391C09">
          <w:rPr>
            <w:color w:val="0000FF"/>
            <w:w w:val="110"/>
            <w:rPrChange w:id="394" w:author="יוסי ירון" w:date="2026-03-16T15:09:00Z" w16du:dateUtc="2026-03-16T13:09:00Z">
              <w:rPr>
                <w:w w:val="110"/>
              </w:rPr>
            </w:rPrChange>
          </w:rPr>
          <w:t>)</w:t>
        </w:r>
      </w:ins>
      <w:ins w:id="395" w:author="יוסי ירון" w:date="2026-03-16T15:08:00Z" w16du:dateUtc="2026-03-16T13:08:00Z">
        <w:r w:rsidRPr="00391C09">
          <w:rPr>
            <w:color w:val="0000FF"/>
            <w:w w:val="110"/>
            <w:rtl/>
            <w:rPrChange w:id="396" w:author="יוסי ירון" w:date="2026-03-16T15:09:00Z" w16du:dateUtc="2026-03-16T13:09:00Z">
              <w:rPr>
                <w:w w:val="110"/>
                <w:rtl/>
              </w:rPr>
            </w:rPrChange>
          </w:rPr>
          <w:t>לא</w:t>
        </w:r>
        <w:r w:rsidRPr="00391C09">
          <w:rPr>
            <w:color w:val="0000FF"/>
            <w:spacing w:val="-14"/>
            <w:w w:val="110"/>
            <w:rtl/>
            <w:rPrChange w:id="397" w:author="יוסי ירון" w:date="2026-03-16T15:09:00Z" w16du:dateUtc="2026-03-16T13:09:00Z">
              <w:rPr>
                <w:spacing w:val="-14"/>
                <w:w w:val="110"/>
                <w:rtl/>
              </w:rPr>
            </w:rPrChange>
          </w:rPr>
          <w:t xml:space="preserve"> </w:t>
        </w:r>
        <w:r w:rsidRPr="00391C09">
          <w:rPr>
            <w:color w:val="0000FF"/>
            <w:w w:val="110"/>
            <w:rtl/>
            <w:rPrChange w:id="398" w:author="יוסי ירון" w:date="2026-03-16T15:09:00Z" w16du:dateUtc="2026-03-16T13:09:00Z">
              <w:rPr>
                <w:w w:val="110"/>
                <w:rtl/>
              </w:rPr>
            </w:rPrChange>
          </w:rPr>
          <w:t>ייבא</w:t>
        </w:r>
        <w:r w:rsidRPr="00391C09">
          <w:rPr>
            <w:color w:val="0000FF"/>
            <w:spacing w:val="-16"/>
            <w:w w:val="110"/>
            <w:rtl/>
            <w:rPrChange w:id="399" w:author="יוסי ירון" w:date="2026-03-16T15:09:00Z" w16du:dateUtc="2026-03-16T13:09:00Z">
              <w:rPr>
                <w:spacing w:val="-16"/>
                <w:w w:val="110"/>
                <w:rtl/>
              </w:rPr>
            </w:rPrChange>
          </w:rPr>
          <w:t xml:space="preserve"> </w:t>
        </w:r>
        <w:r w:rsidRPr="00391C09">
          <w:rPr>
            <w:color w:val="0000FF"/>
            <w:w w:val="110"/>
            <w:rtl/>
            <w:rPrChange w:id="400" w:author="יוסי ירון" w:date="2026-03-16T15:09:00Z" w16du:dateUtc="2026-03-16T13:09:00Z">
              <w:rPr>
                <w:w w:val="110"/>
                <w:rtl/>
              </w:rPr>
            </w:rPrChange>
          </w:rPr>
          <w:t>קוד</w:t>
        </w:r>
      </w:ins>
      <w:ins w:id="401" w:author="יוסי ירון" w:date="2026-03-16T15:09:00Z" w16du:dateUtc="2026-03-16T13:09:00Z">
        <w:r w:rsidRPr="00391C09">
          <w:rPr>
            <w:color w:val="0000FF"/>
            <w:w w:val="110"/>
            <w:rtl/>
            <w:rPrChange w:id="402" w:author="יוסי ירון" w:date="2026-03-16T15:09:00Z" w16du:dateUtc="2026-03-16T13:09:00Z">
              <w:rPr>
                <w:w w:val="110"/>
                <w:rtl/>
              </w:rPr>
            </w:rPrChange>
          </w:rPr>
          <w:t xml:space="preserve">) - </w:t>
        </w:r>
      </w:ins>
      <w:ins w:id="403" w:author="יוסי ירון" w:date="2026-03-16T15:08:00Z" w16du:dateUtc="2026-03-16T13:08:00Z">
        <w:r w:rsidRPr="00391C09">
          <w:rPr>
            <w:color w:val="0000FF"/>
            <w:spacing w:val="-15"/>
            <w:w w:val="110"/>
            <w:rtl/>
            <w:rPrChange w:id="404" w:author="יוסי ירון" w:date="2026-03-16T15:09:00Z" w16du:dateUtc="2026-03-16T13:09:00Z">
              <w:rPr>
                <w:spacing w:val="-15"/>
                <w:w w:val="110"/>
                <w:rtl/>
              </w:rPr>
            </w:rPrChange>
          </w:rPr>
          <w:t xml:space="preserve"> </w:t>
        </w:r>
        <w:r w:rsidRPr="00391C09">
          <w:rPr>
            <w:color w:val="0000FF"/>
            <w:w w:val="110"/>
            <w:rtl/>
            <w:rPrChange w:id="405" w:author="יוסי ירון" w:date="2026-03-16T15:09:00Z" w16du:dateUtc="2026-03-16T13:09:00Z">
              <w:rPr>
                <w:w w:val="110"/>
                <w:rtl/>
              </w:rPr>
            </w:rPrChange>
          </w:rPr>
          <w:t>אין</w:t>
        </w:r>
        <w:r w:rsidRPr="00391C09">
          <w:rPr>
            <w:color w:val="0000FF"/>
            <w:spacing w:val="-15"/>
            <w:w w:val="110"/>
            <w:rtl/>
            <w:rPrChange w:id="406" w:author="יוסי ירון" w:date="2026-03-16T15:09:00Z" w16du:dateUtc="2026-03-16T13:09:00Z">
              <w:rPr>
                <w:spacing w:val="-15"/>
                <w:w w:val="110"/>
                <w:rtl/>
              </w:rPr>
            </w:rPrChange>
          </w:rPr>
          <w:t xml:space="preserve"> </w:t>
        </w:r>
        <w:r w:rsidRPr="00391C09">
          <w:rPr>
            <w:color w:val="0000FF"/>
            <w:w w:val="110"/>
            <w:rtl/>
            <w:rPrChange w:id="407" w:author="יוסי ירון" w:date="2026-03-16T15:09:00Z" w16du:dateUtc="2026-03-16T13:09:00Z">
              <w:rPr>
                <w:w w:val="110"/>
                <w:rtl/>
              </w:rPr>
            </w:rPrChange>
          </w:rPr>
          <w:t>צורך</w:t>
        </w:r>
        <w:r w:rsidRPr="00391C09">
          <w:rPr>
            <w:color w:val="0000FF"/>
            <w:spacing w:val="-14"/>
            <w:w w:val="110"/>
            <w:rtl/>
            <w:rPrChange w:id="408" w:author="יוסי ירון" w:date="2026-03-16T15:09:00Z" w16du:dateUtc="2026-03-16T13:09:00Z">
              <w:rPr>
                <w:spacing w:val="-14"/>
                <w:w w:val="110"/>
                <w:rtl/>
              </w:rPr>
            </w:rPrChange>
          </w:rPr>
          <w:t xml:space="preserve"> </w:t>
        </w:r>
        <w:r w:rsidRPr="00391C09">
          <w:rPr>
            <w:color w:val="0000FF"/>
            <w:w w:val="110"/>
            <w:rtl/>
            <w:rPrChange w:id="409" w:author="יוסי ירון" w:date="2026-03-16T15:09:00Z" w16du:dateUtc="2026-03-16T13:09:00Z">
              <w:rPr>
                <w:w w:val="110"/>
                <w:rtl/>
              </w:rPr>
            </w:rPrChange>
          </w:rPr>
          <w:t>לציין</w:t>
        </w:r>
        <w:r w:rsidRPr="00391C09">
          <w:rPr>
            <w:color w:val="0000FF"/>
            <w:spacing w:val="-15"/>
            <w:w w:val="110"/>
            <w:rtl/>
            <w:rPrChange w:id="410" w:author="יוסי ירון" w:date="2026-03-16T15:09:00Z" w16du:dateUtc="2026-03-16T13:09:00Z">
              <w:rPr>
                <w:spacing w:val="-15"/>
                <w:w w:val="110"/>
                <w:rtl/>
              </w:rPr>
            </w:rPrChange>
          </w:rPr>
          <w:t xml:space="preserve"> </w:t>
        </w:r>
        <w:r w:rsidRPr="00391C09">
          <w:rPr>
            <w:color w:val="0000FF"/>
            <w:w w:val="110"/>
            <w:rtl/>
            <w:rPrChange w:id="411" w:author="יוסי ירון" w:date="2026-03-16T15:09:00Z" w16du:dateUtc="2026-03-16T13:09:00Z">
              <w:rPr>
                <w:w w:val="110"/>
                <w:rtl/>
              </w:rPr>
            </w:rPrChange>
          </w:rPr>
          <w:t xml:space="preserve">זאת </w:t>
        </w:r>
        <w:r w:rsidRPr="00391C09">
          <w:rPr>
            <w:color w:val="0000FF"/>
            <w:spacing w:val="-2"/>
            <w:w w:val="110"/>
            <w:rtl/>
            <w:rPrChange w:id="412" w:author="יוסי ירון" w:date="2026-03-16T15:09:00Z" w16du:dateUtc="2026-03-16T13:09:00Z">
              <w:rPr>
                <w:spacing w:val="-2"/>
                <w:w w:val="110"/>
                <w:rtl/>
              </w:rPr>
            </w:rPrChange>
          </w:rPr>
          <w:t>בביליוגרפיה</w:t>
        </w:r>
        <w:r w:rsidRPr="00391C09">
          <w:rPr>
            <w:color w:val="0000FF"/>
            <w:spacing w:val="-2"/>
            <w:w w:val="110"/>
            <w:rPrChange w:id="413" w:author="יוסי ירון" w:date="2026-03-16T15:09:00Z" w16du:dateUtc="2026-03-16T13:09:00Z">
              <w:rPr>
                <w:spacing w:val="-2"/>
                <w:w w:val="110"/>
              </w:rPr>
            </w:rPrChange>
          </w:rPr>
          <w:t>.</w:t>
        </w:r>
      </w:ins>
    </w:p>
    <w:p w14:paraId="0BCC1B22" w14:textId="77777777" w:rsidR="00391C09" w:rsidRPr="00391C09" w:rsidRDefault="00391C09" w:rsidP="004543E0">
      <w:pPr>
        <w:rPr>
          <w:ins w:id="414" w:author="יוסי ירון" w:date="2026-03-16T15:08:00Z" w16du:dateUtc="2026-03-16T13:08:00Z"/>
          <w:rtl/>
        </w:rPr>
      </w:pPr>
    </w:p>
    <w:p w14:paraId="3039A252" w14:textId="77777777" w:rsidR="004543E0" w:rsidRDefault="004543E0" w:rsidP="004543E0">
      <w:pPr>
        <w:rPr>
          <w:rtl/>
        </w:rPr>
      </w:pPr>
      <w:hyperlink r:id="rId15" w:history="1">
        <w:r w:rsidRPr="006E6C42">
          <w:rPr>
            <w:rStyle w:val="Hyperlink"/>
            <w:rtl/>
          </w:rPr>
          <w:t xml:space="preserve">יש להקפיד להציג את הרשימה לפי כללי ה – </w:t>
        </w:r>
        <w:r w:rsidRPr="006E6C42">
          <w:rPr>
            <w:rStyle w:val="Hyperlink"/>
          </w:rPr>
          <w:t>APA</w:t>
        </w:r>
      </w:hyperlink>
      <w:r w:rsidR="00B610CA">
        <w:rPr>
          <w:rStyle w:val="Hyperlink"/>
          <w:rFonts w:hint="cs"/>
          <w:rtl/>
        </w:rPr>
        <w:t xml:space="preserve"> (הקליקו על הקישור להנחיות מפורטות)</w:t>
      </w:r>
    </w:p>
    <w:p w14:paraId="2E14FBC2" w14:textId="77777777" w:rsidR="00F17891" w:rsidRDefault="00F17891">
      <w:pPr>
        <w:bidi w:val="0"/>
        <w:spacing w:line="240" w:lineRule="auto"/>
        <w:jc w:val="left"/>
        <w:rPr>
          <w:rFonts w:ascii="Arial" w:hAnsi="Arial" w:cs="Narkisim"/>
          <w:b/>
          <w:bCs/>
          <w:kern w:val="28"/>
          <w:sz w:val="48"/>
          <w:szCs w:val="48"/>
          <w:u w:val="single"/>
          <w:rtl/>
        </w:rPr>
      </w:pPr>
      <w:r>
        <w:rPr>
          <w:rtl/>
        </w:rPr>
        <w:br w:type="page"/>
      </w:r>
    </w:p>
    <w:p w14:paraId="760AFE64" w14:textId="77777777" w:rsidR="004543E0" w:rsidRDefault="004543E0" w:rsidP="00FD53AA">
      <w:pPr>
        <w:pStyle w:val="Heading1"/>
        <w:jc w:val="center"/>
        <w:rPr>
          <w:rtl/>
        </w:rPr>
      </w:pPr>
      <w:bookmarkStart w:id="415" w:name="_Toc224567542"/>
      <w:r>
        <w:rPr>
          <w:rtl/>
        </w:rPr>
        <w:lastRenderedPageBreak/>
        <w:t>נספחים</w:t>
      </w:r>
      <w:bookmarkEnd w:id="415"/>
    </w:p>
    <w:p w14:paraId="1ECE3605" w14:textId="77777777" w:rsidR="004543E0" w:rsidRPr="00A94CCD" w:rsidRDefault="004543E0" w:rsidP="00F17891">
      <w:pPr>
        <w:rPr>
          <w:color w:val="0000FF"/>
          <w:rtl/>
        </w:rPr>
      </w:pPr>
      <w:r w:rsidRPr="00A94CCD">
        <w:rPr>
          <w:color w:val="0000FF"/>
          <w:rtl/>
        </w:rPr>
        <w:t>כאן התלמיד יכול להוסיף הסברים על הטכנולוגיות שנעשה בהם שימוש, או כל מידע שיכול להועיל</w:t>
      </w:r>
      <w:r w:rsidR="00F17891" w:rsidRPr="00A94CCD">
        <w:rPr>
          <w:rFonts w:hint="cs"/>
          <w:color w:val="0000FF"/>
          <w:rtl/>
        </w:rPr>
        <w:t xml:space="preserve"> </w:t>
      </w:r>
      <w:r w:rsidRPr="00A94CCD">
        <w:rPr>
          <w:color w:val="0000FF"/>
          <w:rtl/>
        </w:rPr>
        <w:t>לקורא העבודה</w:t>
      </w:r>
    </w:p>
    <w:p w14:paraId="67FB22AC" w14:textId="77777777" w:rsidR="00FD53AA" w:rsidRDefault="00FD53AA" w:rsidP="00FD53AA">
      <w:pPr>
        <w:pStyle w:val="Heading2"/>
        <w:rPr>
          <w:rtl/>
        </w:rPr>
      </w:pPr>
      <w:bookmarkStart w:id="416" w:name="_Toc224567543"/>
      <w:r>
        <w:rPr>
          <w:rFonts w:hint="cs"/>
          <w:rtl/>
        </w:rPr>
        <w:t>כללי משחק (אופציונלי)</w:t>
      </w:r>
      <w:bookmarkEnd w:id="416"/>
    </w:p>
    <w:p w14:paraId="286E1DEB" w14:textId="77777777" w:rsidR="00FD53AA" w:rsidRDefault="00FD53AA" w:rsidP="00FD53AA">
      <w:pPr>
        <w:rPr>
          <w:color w:val="0000FF"/>
          <w:rtl/>
        </w:rPr>
      </w:pPr>
      <w:r>
        <w:rPr>
          <w:rFonts w:hint="cs"/>
          <w:color w:val="0000FF"/>
          <w:rtl/>
        </w:rPr>
        <w:t>(אפשר להעתיק מאתר אינטרנט/ויקיפדיה, תוך מתן קרדיט למקור</w:t>
      </w:r>
      <w:r w:rsidRPr="00F45036">
        <w:rPr>
          <w:rFonts w:hint="cs"/>
          <w:color w:val="0000FF"/>
          <w:rtl/>
        </w:rPr>
        <w:t>)</w:t>
      </w:r>
    </w:p>
    <w:p w14:paraId="237E7665" w14:textId="77777777" w:rsidR="00F17891" w:rsidRPr="00FD53AA" w:rsidRDefault="00FD53AA" w:rsidP="00FD53AA">
      <w:pPr>
        <w:rPr>
          <w:color w:val="0000FF"/>
          <w:rtl/>
        </w:rPr>
      </w:pPr>
      <w:r>
        <w:rPr>
          <w:rFonts w:hint="cs"/>
          <w:color w:val="0000FF"/>
          <w:rtl/>
        </w:rPr>
        <w:t>בחלק מהמשחקים יש וריאציות שונות למשחק ויש לציין פה מפורשות באיזה וריאציה אתם תומכים (למשל בדמקה:</w:t>
      </w:r>
      <w:r>
        <w:rPr>
          <w:rFonts w:hint="cs"/>
          <w:color w:val="0000FF"/>
        </w:rPr>
        <w:t xml:space="preserve"> </w:t>
      </w:r>
      <w:r>
        <w:rPr>
          <w:rFonts w:hint="cs"/>
          <w:color w:val="0000FF"/>
          <w:rtl/>
        </w:rPr>
        <w:t>האם מותר לחייל לאכול אחורה? האם כשמלכה אוכלת היא נוחתת במשבצת מיד אחרי או יכולה להמשיך עד סוף האלכסון וכו').</w:t>
      </w:r>
    </w:p>
    <w:p w14:paraId="4590D91B" w14:textId="77777777" w:rsidR="005D24D6" w:rsidRDefault="005D24D6">
      <w:pPr>
        <w:bidi w:val="0"/>
        <w:spacing w:line="240" w:lineRule="auto"/>
        <w:jc w:val="left"/>
        <w:rPr>
          <w:rFonts w:ascii="Arial" w:hAnsi="Arial" w:cs="Narkisim"/>
          <w:b/>
          <w:bCs/>
          <w:i/>
          <w:iCs/>
          <w:sz w:val="40"/>
          <w:szCs w:val="40"/>
          <w:u w:val="single"/>
          <w:rtl/>
        </w:rPr>
      </w:pPr>
      <w:r>
        <w:rPr>
          <w:rtl/>
        </w:rPr>
        <w:br w:type="page"/>
      </w:r>
    </w:p>
    <w:p w14:paraId="60E5C789" w14:textId="77777777" w:rsidR="004543E0" w:rsidRDefault="004543E0" w:rsidP="005D24D6">
      <w:pPr>
        <w:pStyle w:val="Heading2"/>
        <w:jc w:val="center"/>
        <w:rPr>
          <w:rtl/>
        </w:rPr>
      </w:pPr>
      <w:bookmarkStart w:id="417" w:name="_Toc224567544"/>
      <w:r>
        <w:rPr>
          <w:rFonts w:hint="cs"/>
          <w:rtl/>
        </w:rPr>
        <w:lastRenderedPageBreak/>
        <w:t>קוד המקור (</w:t>
      </w:r>
      <w:r>
        <w:t>source code</w:t>
      </w:r>
      <w:r>
        <w:rPr>
          <w:rFonts w:hint="cs"/>
          <w:rtl/>
        </w:rPr>
        <w:t>)</w:t>
      </w:r>
      <w:bookmarkEnd w:id="417"/>
    </w:p>
    <w:p w14:paraId="6A24ADBB" w14:textId="77777777" w:rsidR="004543E0" w:rsidRPr="00391C09" w:rsidRDefault="004543E0">
      <w:pPr>
        <w:rPr>
          <w:color w:val="0000FF"/>
          <w:rtl/>
          <w:rPrChange w:id="418" w:author="יוסי ירון" w:date="2026-03-16T15:10:00Z" w16du:dateUtc="2026-03-16T13:10:00Z">
            <w:rPr>
              <w:rFonts w:ascii="David" w:hAnsi="David"/>
              <w:color w:val="0000FF"/>
              <w:rtl/>
            </w:rPr>
          </w:rPrChange>
        </w:rPr>
        <w:pPrChange w:id="419" w:author="יוסי ירון" w:date="2026-03-16T15:10:00Z" w16du:dateUtc="2026-03-16T13:10:00Z">
          <w:pPr>
            <w:autoSpaceDE w:val="0"/>
            <w:autoSpaceDN w:val="0"/>
            <w:adjustRightInd w:val="0"/>
            <w:spacing w:line="240" w:lineRule="auto"/>
          </w:pPr>
        </w:pPrChange>
      </w:pPr>
      <w:r w:rsidRPr="00391C09">
        <w:rPr>
          <w:color w:val="0000FF"/>
          <w:rtl/>
          <w:rPrChange w:id="420" w:author="יוסי ירון" w:date="2026-03-16T15:10:00Z" w16du:dateUtc="2026-03-16T13:10:00Z">
            <w:rPr>
              <w:rFonts w:ascii="David" w:hAnsi="David"/>
              <w:color w:val="0000FF"/>
              <w:rtl/>
            </w:rPr>
          </w:rPrChange>
        </w:rPr>
        <w:t xml:space="preserve">יש לצרף את קוד המחלקות של הפרויקט. תוכן המחלקה (הכוונה לתדפיס מסודר של הקוד </w:t>
      </w:r>
      <w:r w:rsidRPr="00391C09">
        <w:rPr>
          <w:b/>
          <w:bCs/>
          <w:color w:val="0000FF"/>
          <w:u w:val="single"/>
          <w:rtl/>
          <w:rPrChange w:id="421" w:author="יוסי ירון" w:date="2026-03-16T15:10:00Z" w16du:dateUtc="2026-03-16T13:10:00Z">
            <w:rPr>
              <w:rFonts w:ascii="David" w:hAnsi="David"/>
              <w:color w:val="0000FF"/>
              <w:rtl/>
            </w:rPr>
          </w:rPrChange>
        </w:rPr>
        <w:t>ולא צילום מסך שלו</w:t>
      </w:r>
      <w:r w:rsidRPr="00391C09">
        <w:rPr>
          <w:color w:val="0000FF"/>
          <w:rPrChange w:id="422" w:author="יוסי ירון" w:date="2026-03-16T15:10:00Z" w16du:dateUtc="2026-03-16T13:10:00Z">
            <w:rPr>
              <w:rFonts w:ascii="David" w:hAnsi="David"/>
              <w:color w:val="0000FF"/>
            </w:rPr>
          </w:rPrChange>
        </w:rPr>
        <w:t>(</w:t>
      </w:r>
      <w:r w:rsidRPr="00391C09">
        <w:rPr>
          <w:color w:val="0000FF"/>
          <w:rtl/>
          <w:rPrChange w:id="423" w:author="יוסי ירון" w:date="2026-03-16T15:10:00Z" w16du:dateUtc="2026-03-16T13:10:00Z">
            <w:rPr>
              <w:rFonts w:ascii="David" w:hAnsi="David"/>
              <w:color w:val="0000FF"/>
              <w:rtl/>
            </w:rPr>
          </w:rPrChange>
        </w:rPr>
        <w:t xml:space="preserve"> הכולל הערות</w:t>
      </w:r>
      <w:r w:rsidRPr="00391C09">
        <w:rPr>
          <w:color w:val="0000FF"/>
          <w:rPrChange w:id="424" w:author="יוסי ירון" w:date="2026-03-16T15:10:00Z" w16du:dateUtc="2026-03-16T13:10:00Z">
            <w:rPr>
              <w:rFonts w:ascii="David" w:hAnsi="David"/>
              <w:color w:val="0000FF"/>
            </w:rPr>
          </w:rPrChange>
        </w:rPr>
        <w:t xml:space="preserve"> Javadoc </w:t>
      </w:r>
      <w:r w:rsidRPr="00391C09">
        <w:rPr>
          <w:color w:val="0000FF"/>
          <w:rtl/>
          <w:rPrChange w:id="425" w:author="יוסי ירון" w:date="2026-03-16T15:10:00Z" w16du:dateUtc="2026-03-16T13:10:00Z">
            <w:rPr>
              <w:rFonts w:ascii="David" w:hAnsi="David"/>
              <w:color w:val="0000FF"/>
              <w:rtl/>
            </w:rPr>
          </w:rPrChange>
        </w:rPr>
        <w:t>בכל המקומות הרלוונטיים (תיעוד הקוד</w:t>
      </w:r>
      <w:r w:rsidRPr="00391C09">
        <w:rPr>
          <w:color w:val="0000FF"/>
          <w:rPrChange w:id="426" w:author="יוסי ירון" w:date="2026-03-16T15:10:00Z" w16du:dateUtc="2026-03-16T13:10:00Z">
            <w:rPr>
              <w:rFonts w:ascii="David" w:hAnsi="David"/>
              <w:color w:val="0000FF"/>
            </w:rPr>
          </w:rPrChange>
        </w:rPr>
        <w:t>(</w:t>
      </w:r>
      <w:r w:rsidR="005D24D6" w:rsidRPr="00391C09">
        <w:rPr>
          <w:color w:val="0000FF"/>
          <w:rtl/>
          <w:rPrChange w:id="427" w:author="יוסי ירון" w:date="2026-03-16T15:10:00Z" w16du:dateUtc="2026-03-16T13:10:00Z">
            <w:rPr>
              <w:rFonts w:ascii="David" w:hAnsi="David"/>
              <w:color w:val="0000FF"/>
              <w:rtl/>
            </w:rPr>
          </w:rPrChange>
        </w:rPr>
        <w:t>.</w:t>
      </w:r>
    </w:p>
    <w:p w14:paraId="1C29CC68" w14:textId="77777777" w:rsidR="005D24D6" w:rsidRPr="00651711" w:rsidRDefault="005D24D6">
      <w:pPr>
        <w:rPr>
          <w:color w:val="0000FF"/>
          <w:rtl/>
        </w:rPr>
        <w:pPrChange w:id="428" w:author="יוסי ירון" w:date="2026-03-16T15:10:00Z" w16du:dateUtc="2026-03-16T13:10:00Z">
          <w:pPr>
            <w:autoSpaceDE w:val="0"/>
            <w:autoSpaceDN w:val="0"/>
            <w:adjustRightInd w:val="0"/>
            <w:spacing w:line="240" w:lineRule="auto"/>
          </w:pPr>
        </w:pPrChange>
      </w:pPr>
      <w:r w:rsidRPr="00391C09">
        <w:rPr>
          <w:rFonts w:hint="eastAsia"/>
          <w:color w:val="0000FF"/>
          <w:rtl/>
          <w:rPrChange w:id="429" w:author="יוסי ירון" w:date="2026-03-16T15:10:00Z" w16du:dateUtc="2026-03-16T13:10:00Z">
            <w:rPr>
              <w:rFonts w:ascii="David" w:hAnsi="David" w:hint="eastAsia"/>
              <w:color w:val="0000FF"/>
              <w:rtl/>
            </w:rPr>
          </w:rPrChange>
        </w:rPr>
        <w:t>למעט</w:t>
      </w:r>
      <w:r w:rsidRPr="00391C09">
        <w:rPr>
          <w:color w:val="0000FF"/>
          <w:rtl/>
          <w:rPrChange w:id="430" w:author="יוסי ירון" w:date="2026-03-16T15:10:00Z" w16du:dateUtc="2026-03-16T13:10:00Z">
            <w:rPr>
              <w:rFonts w:ascii="David" w:hAnsi="David"/>
              <w:color w:val="0000FF"/>
              <w:rtl/>
            </w:rPr>
          </w:rPrChange>
        </w:rPr>
        <w:t xml:space="preserve"> המחלקה הראשונה (שהכותרת שלה מופיעה מתחת לכותרת הראשית), כל היתר יתחילו בדף חדש. אם תעתיקו את העיצוב של הכותרת של מחלקה </w:t>
      </w:r>
      <w:r w:rsidRPr="00391C09">
        <w:rPr>
          <w:color w:val="0000FF"/>
          <w:rPrChange w:id="431" w:author="יוסי ירון" w:date="2026-03-16T15:10:00Z" w16du:dateUtc="2026-03-16T13:10:00Z">
            <w:rPr>
              <w:rFonts w:ascii="David" w:hAnsi="David"/>
              <w:color w:val="0000FF"/>
            </w:rPr>
          </w:rPrChange>
        </w:rPr>
        <w:t>B</w:t>
      </w:r>
      <w:r w:rsidRPr="00391C09">
        <w:rPr>
          <w:color w:val="0000FF"/>
          <w:rtl/>
          <w:rPrChange w:id="432" w:author="יוסי ירון" w:date="2026-03-16T15:10:00Z" w16du:dateUtc="2026-03-16T13:10:00Z">
            <w:rPr>
              <w:rFonts w:ascii="David" w:hAnsi="David"/>
              <w:color w:val="0000FF"/>
              <w:rtl/>
            </w:rPr>
          </w:rPrChange>
        </w:rPr>
        <w:t xml:space="preserve"> זה יטפל בזה.</w:t>
      </w:r>
    </w:p>
    <w:p w14:paraId="0A9373B9" w14:textId="77777777" w:rsidR="004543E0" w:rsidRPr="00215232" w:rsidRDefault="00D41A54" w:rsidP="00D41A54">
      <w:pPr>
        <w:pStyle w:val="Heading3"/>
      </w:pPr>
      <w:bookmarkStart w:id="433" w:name="_Toc224567545"/>
      <w:r>
        <w:rPr>
          <w:rFonts w:hint="cs"/>
          <w:rtl/>
        </w:rPr>
        <w:t xml:space="preserve">מחלקה </w:t>
      </w:r>
      <w:r>
        <w:rPr>
          <w:rFonts w:hint="cs"/>
        </w:rPr>
        <w:t>A</w:t>
      </w:r>
      <w:bookmarkEnd w:id="433"/>
    </w:p>
    <w:p w14:paraId="55CB2DB0" w14:textId="77777777" w:rsidR="004D5A9D" w:rsidRDefault="00D41A54" w:rsidP="005D24D6">
      <w:pPr>
        <w:pStyle w:val="Heading3"/>
        <w:pageBreakBefore/>
        <w:rPr>
          <w:rtl/>
        </w:rPr>
      </w:pPr>
      <w:bookmarkStart w:id="434" w:name="_Toc224567546"/>
      <w:r>
        <w:rPr>
          <w:rFonts w:hint="cs"/>
          <w:rtl/>
        </w:rPr>
        <w:lastRenderedPageBreak/>
        <w:t xml:space="preserve">מחלקה </w:t>
      </w:r>
      <w:r>
        <w:rPr>
          <w:rFonts w:hint="cs"/>
        </w:rPr>
        <w:t>B</w:t>
      </w:r>
      <w:bookmarkEnd w:id="434"/>
    </w:p>
    <w:p w14:paraId="6EA49C97" w14:textId="77777777" w:rsidR="009F0D95" w:rsidRPr="009F0D95" w:rsidRDefault="009F0D95" w:rsidP="009F0D95">
      <w:pPr>
        <w:rPr>
          <w:rtl/>
        </w:rPr>
      </w:pPr>
    </w:p>
    <w:p w14:paraId="3C183D06" w14:textId="77777777" w:rsidR="009F0D95" w:rsidRDefault="009F0D95">
      <w:pPr>
        <w:bidi w:val="0"/>
        <w:spacing w:line="240" w:lineRule="auto"/>
        <w:jc w:val="left"/>
        <w:rPr>
          <w:rtl/>
        </w:rPr>
      </w:pPr>
      <w:r>
        <w:rPr>
          <w:rtl/>
        </w:rPr>
        <w:br w:type="page"/>
      </w:r>
    </w:p>
    <w:p w14:paraId="08E9E5E0" w14:textId="77777777" w:rsidR="004D5A9D" w:rsidRDefault="009F0D95" w:rsidP="009F0D95">
      <w:pPr>
        <w:rPr>
          <w:color w:val="0000FF"/>
          <w:rtl/>
        </w:rPr>
      </w:pPr>
      <w:r w:rsidRPr="009F0D95">
        <w:rPr>
          <w:rFonts w:hint="cs"/>
          <w:color w:val="0000FF"/>
          <w:rtl/>
        </w:rPr>
        <w:lastRenderedPageBreak/>
        <w:t>תבנית זו הוכנה ע"י יוסי ירון, בסיוע ...</w:t>
      </w:r>
    </w:p>
    <w:p w14:paraId="10247BEC" w14:textId="77777777" w:rsidR="009F0D95" w:rsidRPr="009F0D95" w:rsidRDefault="009F0D95" w:rsidP="009F0D95">
      <w:pPr>
        <w:rPr>
          <w:color w:val="0000FF"/>
          <w:rtl/>
        </w:rPr>
      </w:pPr>
      <w:r>
        <w:rPr>
          <w:rFonts w:hint="cs"/>
          <w:color w:val="0000FF"/>
          <w:rtl/>
        </w:rPr>
        <w:t>בכל מקרה של סתירה בין התבנית לבין מסמך רשמי של הפיקוח על מדעי המחשב, המסמך הרשמי הוא זה שתקף.</w:t>
      </w:r>
    </w:p>
    <w:p w14:paraId="62B2D364" w14:textId="77777777" w:rsidR="00A07867" w:rsidRDefault="00A07867">
      <w:pPr>
        <w:bidi w:val="0"/>
        <w:spacing w:line="240" w:lineRule="auto"/>
        <w:jc w:val="left"/>
        <w:rPr>
          <w:rFonts w:ascii="Arial" w:hAnsi="Arial" w:cs="Narkisim"/>
          <w:b/>
          <w:bCs/>
          <w:color w:val="FF0000"/>
          <w:kern w:val="28"/>
          <w:sz w:val="48"/>
          <w:szCs w:val="48"/>
          <w:u w:val="single"/>
          <w:rtl/>
        </w:rPr>
      </w:pPr>
    </w:p>
    <w:sectPr w:rsidR="00A07867">
      <w:headerReference w:type="default" r:id="rId16"/>
      <w:footerReference w:type="default" r:id="rId17"/>
      <w:endnotePr>
        <w:numFmt w:val="lowerLetter"/>
      </w:endnotePr>
      <w:pgSz w:w="11909" w:h="16834"/>
      <w:pgMar w:top="1440" w:right="1440" w:bottom="1440" w:left="1440" w:header="720" w:footer="1008"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663E0" w14:textId="77777777" w:rsidR="00783E03" w:rsidRDefault="00783E03">
      <w:r>
        <w:separator/>
      </w:r>
    </w:p>
  </w:endnote>
  <w:endnote w:type="continuationSeparator" w:id="0">
    <w:p w14:paraId="0023367A" w14:textId="77777777" w:rsidR="00783E03" w:rsidRDefault="0078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833D" w14:textId="77777777" w:rsidR="00E3512E" w:rsidRDefault="00000000" w:rsidP="00980311">
    <w:pPr>
      <w:pStyle w:val="Footer"/>
      <w:pBdr>
        <w:top w:val="single" w:sz="4" w:space="1" w:color="A6A6A6" w:themeColor="background1" w:themeShade="A6"/>
      </w:pBdr>
      <w:jc w:val="center"/>
    </w:pPr>
    <w:sdt>
      <w:sdtPr>
        <w:rPr>
          <w:rtl/>
        </w:rPr>
        <w:id w:val="-943533983"/>
        <w:docPartObj>
          <w:docPartGallery w:val="Page Numbers (Bottom of Page)"/>
          <w:docPartUnique/>
        </w:docPartObj>
      </w:sdtPr>
      <w:sdtEndPr>
        <w:rPr>
          <w:noProof/>
        </w:rPr>
      </w:sdtEndPr>
      <w:sdtContent>
        <w:r w:rsidR="00E3512E">
          <w:fldChar w:fldCharType="begin"/>
        </w:r>
        <w:r w:rsidR="00E3512E">
          <w:instrText xml:space="preserve"> PAGE   \* MERGEFORMAT </w:instrText>
        </w:r>
        <w:r w:rsidR="00E3512E">
          <w:fldChar w:fldCharType="separate"/>
        </w:r>
        <w:r w:rsidR="001E0D7E">
          <w:rPr>
            <w:noProof/>
            <w:rtl/>
          </w:rPr>
          <w:t>4</w:t>
        </w:r>
        <w:r w:rsidR="00E3512E">
          <w:rPr>
            <w:noProof/>
          </w:rPr>
          <w:fldChar w:fldCharType="end"/>
        </w:r>
      </w:sdtContent>
    </w:sdt>
  </w:p>
  <w:p w14:paraId="2772C0D6" w14:textId="77777777" w:rsidR="00E3512E" w:rsidRPr="004333A3" w:rsidRDefault="00E3512E" w:rsidP="00433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0A299" w14:textId="77777777" w:rsidR="00783E03" w:rsidRDefault="00783E03">
      <w:r>
        <w:separator/>
      </w:r>
    </w:p>
  </w:footnote>
  <w:footnote w:type="continuationSeparator" w:id="0">
    <w:p w14:paraId="07877BC9" w14:textId="77777777" w:rsidR="00783E03" w:rsidRDefault="00783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B8A3" w14:textId="48750748" w:rsidR="00E3512E" w:rsidRPr="005C32ED" w:rsidRDefault="005D24D6" w:rsidP="004333A3">
    <w:pPr>
      <w:pStyle w:val="Footer"/>
      <w:tabs>
        <w:tab w:val="clear" w:pos="8306"/>
        <w:tab w:val="right" w:pos="9029"/>
      </w:tabs>
      <w:rPr>
        <w:rFonts w:ascii="Arial" w:hAnsi="Arial" w:cs="Arial"/>
        <w:color w:val="808080"/>
        <w:sz w:val="20"/>
        <w:szCs w:val="22"/>
      </w:rPr>
    </w:pPr>
    <w:r>
      <w:rPr>
        <w:rFonts w:ascii="Arial" w:hAnsi="Arial" w:cs="Arial" w:hint="cs"/>
        <w:color w:val="808080"/>
        <w:sz w:val="20"/>
        <w:szCs w:val="22"/>
        <w:rtl/>
      </w:rPr>
      <w:t>פרויקט</w:t>
    </w:r>
    <w:r w:rsidR="00DA0B86">
      <w:rPr>
        <w:rFonts w:ascii="Arial" w:hAnsi="Arial" w:cs="Arial" w:hint="cs"/>
        <w:color w:val="808080"/>
        <w:sz w:val="20"/>
        <w:szCs w:val="22"/>
        <w:rtl/>
      </w:rPr>
      <w:t>:</w:t>
    </w:r>
    <w:r w:rsidR="00E3512E" w:rsidRPr="00CE2DFF">
      <w:rPr>
        <w:rFonts w:ascii="Arial" w:hAnsi="Arial" w:cs="Arial"/>
        <w:color w:val="808080"/>
        <w:sz w:val="20"/>
        <w:szCs w:val="22"/>
        <w:rtl/>
      </w:rPr>
      <w:t xml:space="preserve"> </w:t>
    </w:r>
    <w:r w:rsidR="00DA0B86">
      <w:rPr>
        <w:rFonts w:ascii="Arial" w:hAnsi="Arial" w:cs="Arial" w:hint="cs"/>
        <w:color w:val="808080"/>
        <w:sz w:val="20"/>
        <w:szCs w:val="22"/>
        <w:rtl/>
      </w:rPr>
      <w:t>משחק דאבל וירטואלי</w:t>
    </w:r>
    <w:r w:rsidR="00E3512E" w:rsidRPr="00CE2DFF">
      <w:rPr>
        <w:rFonts w:ascii="Arial" w:hAnsi="Arial" w:cs="Arial"/>
        <w:color w:val="808080"/>
        <w:sz w:val="20"/>
        <w:szCs w:val="22"/>
        <w:rtl/>
      </w:rPr>
      <w:tab/>
    </w:r>
    <w:r w:rsidR="00E3512E">
      <w:rPr>
        <w:rFonts w:ascii="Arial" w:hAnsi="Arial" w:cs="Arial" w:hint="cs"/>
        <w:color w:val="808080"/>
        <w:sz w:val="20"/>
        <w:szCs w:val="22"/>
        <w:rtl/>
      </w:rPr>
      <w:tab/>
    </w:r>
    <w:r w:rsidR="00E3512E" w:rsidRPr="00CE2DFF">
      <w:rPr>
        <w:rFonts w:ascii="Arial" w:hAnsi="Arial" w:cs="Arial"/>
        <w:color w:val="808080"/>
        <w:sz w:val="20"/>
        <w:szCs w:val="22"/>
        <w:rtl/>
      </w:rPr>
      <w:t xml:space="preserve">מגיש: </w:t>
    </w:r>
    <w:r w:rsidR="00DA0B86">
      <w:rPr>
        <w:rFonts w:ascii="Arial" w:hAnsi="Arial" w:cs="Arial" w:hint="cs"/>
        <w:color w:val="808080"/>
        <w:sz w:val="20"/>
        <w:szCs w:val="22"/>
        <w:rtl/>
      </w:rPr>
      <w:t>מידן חברוני סבח</w:t>
    </w:r>
  </w:p>
  <w:p w14:paraId="7CB126CC" w14:textId="77777777" w:rsidR="00E3512E" w:rsidRPr="004333A3" w:rsidRDefault="00E3512E" w:rsidP="00433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9A6"/>
    <w:multiLevelType w:val="hybridMultilevel"/>
    <w:tmpl w:val="1C1CC648"/>
    <w:lvl w:ilvl="0" w:tplc="3FB42A40">
      <w:start w:val="1"/>
      <w:numFmt w:val="bullet"/>
      <w:lvlText w:val="•"/>
      <w:lvlJc w:val="left"/>
      <w:pPr>
        <w:tabs>
          <w:tab w:val="num" w:pos="720"/>
        </w:tabs>
        <w:ind w:left="720" w:hanging="360"/>
      </w:pPr>
      <w:rPr>
        <w:rFonts w:ascii="Arial" w:hAnsi="Arial" w:hint="default"/>
      </w:rPr>
    </w:lvl>
    <w:lvl w:ilvl="1" w:tplc="287453C0" w:tentative="1">
      <w:start w:val="1"/>
      <w:numFmt w:val="bullet"/>
      <w:lvlText w:val="•"/>
      <w:lvlJc w:val="left"/>
      <w:pPr>
        <w:tabs>
          <w:tab w:val="num" w:pos="1440"/>
        </w:tabs>
        <w:ind w:left="1440" w:hanging="360"/>
      </w:pPr>
      <w:rPr>
        <w:rFonts w:ascii="Arial" w:hAnsi="Arial" w:hint="default"/>
      </w:rPr>
    </w:lvl>
    <w:lvl w:ilvl="2" w:tplc="3C421A2E" w:tentative="1">
      <w:start w:val="1"/>
      <w:numFmt w:val="bullet"/>
      <w:lvlText w:val="•"/>
      <w:lvlJc w:val="left"/>
      <w:pPr>
        <w:tabs>
          <w:tab w:val="num" w:pos="2160"/>
        </w:tabs>
        <w:ind w:left="2160" w:hanging="360"/>
      </w:pPr>
      <w:rPr>
        <w:rFonts w:ascii="Arial" w:hAnsi="Arial" w:hint="default"/>
      </w:rPr>
    </w:lvl>
    <w:lvl w:ilvl="3" w:tplc="C6A67950" w:tentative="1">
      <w:start w:val="1"/>
      <w:numFmt w:val="bullet"/>
      <w:lvlText w:val="•"/>
      <w:lvlJc w:val="left"/>
      <w:pPr>
        <w:tabs>
          <w:tab w:val="num" w:pos="2880"/>
        </w:tabs>
        <w:ind w:left="2880" w:hanging="360"/>
      </w:pPr>
      <w:rPr>
        <w:rFonts w:ascii="Arial" w:hAnsi="Arial" w:hint="default"/>
      </w:rPr>
    </w:lvl>
    <w:lvl w:ilvl="4" w:tplc="969A11A8" w:tentative="1">
      <w:start w:val="1"/>
      <w:numFmt w:val="bullet"/>
      <w:lvlText w:val="•"/>
      <w:lvlJc w:val="left"/>
      <w:pPr>
        <w:tabs>
          <w:tab w:val="num" w:pos="3600"/>
        </w:tabs>
        <w:ind w:left="3600" w:hanging="360"/>
      </w:pPr>
      <w:rPr>
        <w:rFonts w:ascii="Arial" w:hAnsi="Arial" w:hint="default"/>
      </w:rPr>
    </w:lvl>
    <w:lvl w:ilvl="5" w:tplc="DFB02884" w:tentative="1">
      <w:start w:val="1"/>
      <w:numFmt w:val="bullet"/>
      <w:lvlText w:val="•"/>
      <w:lvlJc w:val="left"/>
      <w:pPr>
        <w:tabs>
          <w:tab w:val="num" w:pos="4320"/>
        </w:tabs>
        <w:ind w:left="4320" w:hanging="360"/>
      </w:pPr>
      <w:rPr>
        <w:rFonts w:ascii="Arial" w:hAnsi="Arial" w:hint="default"/>
      </w:rPr>
    </w:lvl>
    <w:lvl w:ilvl="6" w:tplc="D884C130" w:tentative="1">
      <w:start w:val="1"/>
      <w:numFmt w:val="bullet"/>
      <w:lvlText w:val="•"/>
      <w:lvlJc w:val="left"/>
      <w:pPr>
        <w:tabs>
          <w:tab w:val="num" w:pos="5040"/>
        </w:tabs>
        <w:ind w:left="5040" w:hanging="360"/>
      </w:pPr>
      <w:rPr>
        <w:rFonts w:ascii="Arial" w:hAnsi="Arial" w:hint="default"/>
      </w:rPr>
    </w:lvl>
    <w:lvl w:ilvl="7" w:tplc="D47AF8CE" w:tentative="1">
      <w:start w:val="1"/>
      <w:numFmt w:val="bullet"/>
      <w:lvlText w:val="•"/>
      <w:lvlJc w:val="left"/>
      <w:pPr>
        <w:tabs>
          <w:tab w:val="num" w:pos="5760"/>
        </w:tabs>
        <w:ind w:left="5760" w:hanging="360"/>
      </w:pPr>
      <w:rPr>
        <w:rFonts w:ascii="Arial" w:hAnsi="Arial" w:hint="default"/>
      </w:rPr>
    </w:lvl>
    <w:lvl w:ilvl="8" w:tplc="7EB0A07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C6D573A"/>
    <w:multiLevelType w:val="hybridMultilevel"/>
    <w:tmpl w:val="0F628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9A2DC2"/>
    <w:multiLevelType w:val="hybridMultilevel"/>
    <w:tmpl w:val="36EA2F7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F221BBA"/>
    <w:multiLevelType w:val="hybridMultilevel"/>
    <w:tmpl w:val="E35E1D66"/>
    <w:lvl w:ilvl="0" w:tplc="46B2A784">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3867B1"/>
    <w:multiLevelType w:val="hybridMultilevel"/>
    <w:tmpl w:val="99B8AFDA"/>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1A227B"/>
    <w:multiLevelType w:val="hybridMultilevel"/>
    <w:tmpl w:val="70D88C7A"/>
    <w:lvl w:ilvl="0" w:tplc="C014433E">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D158A"/>
    <w:multiLevelType w:val="hybridMultilevel"/>
    <w:tmpl w:val="F732BA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CAA0FEA"/>
    <w:multiLevelType w:val="hybridMultilevel"/>
    <w:tmpl w:val="604A8864"/>
    <w:lvl w:ilvl="0" w:tplc="FE64CC58">
      <w:start w:val="1"/>
      <w:numFmt w:val="bullet"/>
      <w:lvlText w:val=""/>
      <w:lvlJc w:val="left"/>
      <w:pPr>
        <w:tabs>
          <w:tab w:val="num" w:pos="720"/>
        </w:tabs>
        <w:ind w:left="720" w:hanging="360"/>
      </w:pPr>
      <w:rPr>
        <w:rFonts w:ascii="Wingdings" w:hAnsi="Wingdings" w:hint="default"/>
      </w:rPr>
    </w:lvl>
    <w:lvl w:ilvl="1" w:tplc="FDF67248">
      <w:numFmt w:val="bullet"/>
      <w:lvlText w:val="•"/>
      <w:lvlJc w:val="left"/>
      <w:pPr>
        <w:tabs>
          <w:tab w:val="num" w:pos="1440"/>
        </w:tabs>
        <w:ind w:left="1440" w:hanging="360"/>
      </w:pPr>
      <w:rPr>
        <w:rFonts w:ascii="Arial" w:hAnsi="Arial" w:hint="default"/>
      </w:rPr>
    </w:lvl>
    <w:lvl w:ilvl="2" w:tplc="9A8087FC" w:tentative="1">
      <w:start w:val="1"/>
      <w:numFmt w:val="bullet"/>
      <w:lvlText w:val=""/>
      <w:lvlJc w:val="left"/>
      <w:pPr>
        <w:tabs>
          <w:tab w:val="num" w:pos="2160"/>
        </w:tabs>
        <w:ind w:left="2160" w:hanging="360"/>
      </w:pPr>
      <w:rPr>
        <w:rFonts w:ascii="Wingdings" w:hAnsi="Wingdings" w:hint="default"/>
      </w:rPr>
    </w:lvl>
    <w:lvl w:ilvl="3" w:tplc="7640DE6E" w:tentative="1">
      <w:start w:val="1"/>
      <w:numFmt w:val="bullet"/>
      <w:lvlText w:val=""/>
      <w:lvlJc w:val="left"/>
      <w:pPr>
        <w:tabs>
          <w:tab w:val="num" w:pos="2880"/>
        </w:tabs>
        <w:ind w:left="2880" w:hanging="360"/>
      </w:pPr>
      <w:rPr>
        <w:rFonts w:ascii="Wingdings" w:hAnsi="Wingdings" w:hint="default"/>
      </w:rPr>
    </w:lvl>
    <w:lvl w:ilvl="4" w:tplc="CC5A0D48" w:tentative="1">
      <w:start w:val="1"/>
      <w:numFmt w:val="bullet"/>
      <w:lvlText w:val=""/>
      <w:lvlJc w:val="left"/>
      <w:pPr>
        <w:tabs>
          <w:tab w:val="num" w:pos="3600"/>
        </w:tabs>
        <w:ind w:left="3600" w:hanging="360"/>
      </w:pPr>
      <w:rPr>
        <w:rFonts w:ascii="Wingdings" w:hAnsi="Wingdings" w:hint="default"/>
      </w:rPr>
    </w:lvl>
    <w:lvl w:ilvl="5" w:tplc="CDC0F2C2" w:tentative="1">
      <w:start w:val="1"/>
      <w:numFmt w:val="bullet"/>
      <w:lvlText w:val=""/>
      <w:lvlJc w:val="left"/>
      <w:pPr>
        <w:tabs>
          <w:tab w:val="num" w:pos="4320"/>
        </w:tabs>
        <w:ind w:left="4320" w:hanging="360"/>
      </w:pPr>
      <w:rPr>
        <w:rFonts w:ascii="Wingdings" w:hAnsi="Wingdings" w:hint="default"/>
      </w:rPr>
    </w:lvl>
    <w:lvl w:ilvl="6" w:tplc="887A4962" w:tentative="1">
      <w:start w:val="1"/>
      <w:numFmt w:val="bullet"/>
      <w:lvlText w:val=""/>
      <w:lvlJc w:val="left"/>
      <w:pPr>
        <w:tabs>
          <w:tab w:val="num" w:pos="5040"/>
        </w:tabs>
        <w:ind w:left="5040" w:hanging="360"/>
      </w:pPr>
      <w:rPr>
        <w:rFonts w:ascii="Wingdings" w:hAnsi="Wingdings" w:hint="default"/>
      </w:rPr>
    </w:lvl>
    <w:lvl w:ilvl="7" w:tplc="8CB2182C" w:tentative="1">
      <w:start w:val="1"/>
      <w:numFmt w:val="bullet"/>
      <w:lvlText w:val=""/>
      <w:lvlJc w:val="left"/>
      <w:pPr>
        <w:tabs>
          <w:tab w:val="num" w:pos="5760"/>
        </w:tabs>
        <w:ind w:left="5760" w:hanging="360"/>
      </w:pPr>
      <w:rPr>
        <w:rFonts w:ascii="Wingdings" w:hAnsi="Wingdings" w:hint="default"/>
      </w:rPr>
    </w:lvl>
    <w:lvl w:ilvl="8" w:tplc="CCBCC9D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5F1003F"/>
    <w:multiLevelType w:val="multilevel"/>
    <w:tmpl w:val="338604FA"/>
    <w:lvl w:ilvl="0">
      <w:start w:val="1"/>
      <w:numFmt w:val="decimal"/>
      <w:lvlText w:val="%1."/>
      <w:legacy w:legacy="1" w:legacySpace="0" w:legacyIndent="576"/>
      <w:lvlJc w:val="left"/>
      <w:pPr>
        <w:ind w:left="576" w:hanging="576"/>
      </w:pPr>
    </w:lvl>
    <w:lvl w:ilvl="1">
      <w:start w:val="1"/>
      <w:numFmt w:val="decimal"/>
      <w:lvlText w:val="%1.%2"/>
      <w:legacy w:legacy="1" w:legacySpace="0" w:legacyIndent="576"/>
      <w:lvlJc w:val="left"/>
      <w:pPr>
        <w:ind w:left="1152" w:hanging="576"/>
      </w:pPr>
      <w:rPr>
        <w:rFonts w:ascii="Tms Rmn" w:hAnsi="Tms Rmn" w:hint="default"/>
      </w:rPr>
    </w:lvl>
    <w:lvl w:ilvl="2">
      <w:start w:val="1"/>
      <w:numFmt w:val="decimal"/>
      <w:lvlText w:val="%1.%2.%3"/>
      <w:legacy w:legacy="1" w:legacySpace="0" w:legacyIndent="720"/>
      <w:lvlJc w:val="left"/>
      <w:pPr>
        <w:ind w:left="1872" w:hanging="720"/>
      </w:pPr>
      <w:rPr>
        <w:rFonts w:ascii="Tms Rmn" w:hAnsi="Tms Rmn" w:hint="default"/>
      </w:rPr>
    </w:lvl>
    <w:lvl w:ilvl="3">
      <w:numFmt w:val="none"/>
      <w:lvlText w:val=""/>
      <w:legacy w:legacy="1" w:legacySpace="0" w:legacyIndent="0"/>
      <w:lvlJc w:val="right"/>
      <w:rPr>
        <w:rFonts w:ascii="Tms Rmn" w:hAnsi="Tms Rmn" w:hint="default"/>
      </w:rPr>
    </w:lvl>
    <w:lvl w:ilvl="4">
      <w:numFmt w:val="none"/>
      <w:lvlText w:val=""/>
      <w:legacy w:legacy="1" w:legacySpace="0" w:legacyIndent="0"/>
      <w:lvlJc w:val="right"/>
      <w:rPr>
        <w:rFonts w:ascii="Tms Rmn" w:hAnsi="Tms Rmn" w:hint="default"/>
      </w:rPr>
    </w:lvl>
    <w:lvl w:ilvl="5">
      <w:numFmt w:val="none"/>
      <w:lvlText w:val=""/>
      <w:legacy w:legacy="1" w:legacySpace="0" w:legacyIndent="0"/>
      <w:lvlJc w:val="right"/>
      <w:rPr>
        <w:rFonts w:ascii="Tms Rmn" w:hAnsi="Tms Rmn" w:hint="default"/>
      </w:rPr>
    </w:lvl>
    <w:lvl w:ilvl="6">
      <w:numFmt w:val="none"/>
      <w:lvlText w:val=""/>
      <w:legacy w:legacy="1" w:legacySpace="0" w:legacyIndent="0"/>
      <w:lvlJc w:val="right"/>
      <w:rPr>
        <w:rFonts w:ascii="Tms Rmn" w:hAnsi="Tms Rmn" w:hint="default"/>
      </w:rPr>
    </w:lvl>
    <w:lvl w:ilvl="7">
      <w:numFmt w:val="none"/>
      <w:lvlText w:val=""/>
      <w:legacy w:legacy="1" w:legacySpace="0" w:legacyIndent="0"/>
      <w:lvlJc w:val="right"/>
      <w:rPr>
        <w:rFonts w:ascii="Tms Rmn" w:hAnsi="Tms Rmn" w:hint="default"/>
      </w:rPr>
    </w:lvl>
    <w:lvl w:ilvl="8">
      <w:numFmt w:val="none"/>
      <w:lvlText w:val=""/>
      <w:legacy w:legacy="1" w:legacySpace="0" w:legacyIndent="0"/>
      <w:lvlJc w:val="right"/>
      <w:rPr>
        <w:rFonts w:ascii="Tms Rmn" w:hAnsi="Tms Rmn" w:hint="default"/>
      </w:rPr>
    </w:lvl>
  </w:abstractNum>
  <w:abstractNum w:abstractNumId="9" w15:restartNumberingAfterBreak="0">
    <w:nsid w:val="46D36221"/>
    <w:multiLevelType w:val="hybridMultilevel"/>
    <w:tmpl w:val="949CD2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361855"/>
    <w:multiLevelType w:val="hybridMultilevel"/>
    <w:tmpl w:val="3DD8F05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07C5935"/>
    <w:multiLevelType w:val="hybridMultilevel"/>
    <w:tmpl w:val="FE5464D0"/>
    <w:lvl w:ilvl="0" w:tplc="1F94BCA2">
      <w:start w:val="1"/>
      <w:numFmt w:val="bullet"/>
      <w:lvlText w:val=""/>
      <w:lvlJc w:val="left"/>
      <w:pPr>
        <w:tabs>
          <w:tab w:val="num" w:pos="720"/>
        </w:tabs>
        <w:ind w:left="720" w:hanging="360"/>
      </w:pPr>
      <w:rPr>
        <w:rFonts w:ascii="Wingdings" w:hAnsi="Wingdings" w:hint="default"/>
      </w:rPr>
    </w:lvl>
    <w:lvl w:ilvl="1" w:tplc="40380EC2" w:tentative="1">
      <w:start w:val="1"/>
      <w:numFmt w:val="bullet"/>
      <w:lvlText w:val=""/>
      <w:lvlJc w:val="left"/>
      <w:pPr>
        <w:tabs>
          <w:tab w:val="num" w:pos="1440"/>
        </w:tabs>
        <w:ind w:left="1440" w:hanging="360"/>
      </w:pPr>
      <w:rPr>
        <w:rFonts w:ascii="Wingdings" w:hAnsi="Wingdings" w:hint="default"/>
      </w:rPr>
    </w:lvl>
    <w:lvl w:ilvl="2" w:tplc="A2F881E6" w:tentative="1">
      <w:start w:val="1"/>
      <w:numFmt w:val="bullet"/>
      <w:lvlText w:val=""/>
      <w:lvlJc w:val="left"/>
      <w:pPr>
        <w:tabs>
          <w:tab w:val="num" w:pos="2160"/>
        </w:tabs>
        <w:ind w:left="2160" w:hanging="360"/>
      </w:pPr>
      <w:rPr>
        <w:rFonts w:ascii="Wingdings" w:hAnsi="Wingdings" w:hint="default"/>
      </w:rPr>
    </w:lvl>
    <w:lvl w:ilvl="3" w:tplc="CEAEA74A" w:tentative="1">
      <w:start w:val="1"/>
      <w:numFmt w:val="bullet"/>
      <w:lvlText w:val=""/>
      <w:lvlJc w:val="left"/>
      <w:pPr>
        <w:tabs>
          <w:tab w:val="num" w:pos="2880"/>
        </w:tabs>
        <w:ind w:left="2880" w:hanging="360"/>
      </w:pPr>
      <w:rPr>
        <w:rFonts w:ascii="Wingdings" w:hAnsi="Wingdings" w:hint="default"/>
      </w:rPr>
    </w:lvl>
    <w:lvl w:ilvl="4" w:tplc="5CB05098" w:tentative="1">
      <w:start w:val="1"/>
      <w:numFmt w:val="bullet"/>
      <w:lvlText w:val=""/>
      <w:lvlJc w:val="left"/>
      <w:pPr>
        <w:tabs>
          <w:tab w:val="num" w:pos="3600"/>
        </w:tabs>
        <w:ind w:left="3600" w:hanging="360"/>
      </w:pPr>
      <w:rPr>
        <w:rFonts w:ascii="Wingdings" w:hAnsi="Wingdings" w:hint="default"/>
      </w:rPr>
    </w:lvl>
    <w:lvl w:ilvl="5" w:tplc="34EA3B8C" w:tentative="1">
      <w:start w:val="1"/>
      <w:numFmt w:val="bullet"/>
      <w:lvlText w:val=""/>
      <w:lvlJc w:val="left"/>
      <w:pPr>
        <w:tabs>
          <w:tab w:val="num" w:pos="4320"/>
        </w:tabs>
        <w:ind w:left="4320" w:hanging="360"/>
      </w:pPr>
      <w:rPr>
        <w:rFonts w:ascii="Wingdings" w:hAnsi="Wingdings" w:hint="default"/>
      </w:rPr>
    </w:lvl>
    <w:lvl w:ilvl="6" w:tplc="BE8CAE4C" w:tentative="1">
      <w:start w:val="1"/>
      <w:numFmt w:val="bullet"/>
      <w:lvlText w:val=""/>
      <w:lvlJc w:val="left"/>
      <w:pPr>
        <w:tabs>
          <w:tab w:val="num" w:pos="5040"/>
        </w:tabs>
        <w:ind w:left="5040" w:hanging="360"/>
      </w:pPr>
      <w:rPr>
        <w:rFonts w:ascii="Wingdings" w:hAnsi="Wingdings" w:hint="default"/>
      </w:rPr>
    </w:lvl>
    <w:lvl w:ilvl="7" w:tplc="15442240" w:tentative="1">
      <w:start w:val="1"/>
      <w:numFmt w:val="bullet"/>
      <w:lvlText w:val=""/>
      <w:lvlJc w:val="left"/>
      <w:pPr>
        <w:tabs>
          <w:tab w:val="num" w:pos="5760"/>
        </w:tabs>
        <w:ind w:left="5760" w:hanging="360"/>
      </w:pPr>
      <w:rPr>
        <w:rFonts w:ascii="Wingdings" w:hAnsi="Wingdings" w:hint="default"/>
      </w:rPr>
    </w:lvl>
    <w:lvl w:ilvl="8" w:tplc="4C4C7BB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9248D2"/>
    <w:multiLevelType w:val="hybridMultilevel"/>
    <w:tmpl w:val="AA56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0E1CFF"/>
    <w:multiLevelType w:val="hybridMultilevel"/>
    <w:tmpl w:val="46965B68"/>
    <w:lvl w:ilvl="0" w:tplc="A6D26D0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C02C9"/>
    <w:multiLevelType w:val="hybridMultilevel"/>
    <w:tmpl w:val="EFF4EDC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61DA25B9"/>
    <w:multiLevelType w:val="multilevel"/>
    <w:tmpl w:val="CBF4D14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abstractNum w:abstractNumId="16" w15:restartNumberingAfterBreak="0">
    <w:nsid w:val="75D53D4C"/>
    <w:multiLevelType w:val="hybridMultilevel"/>
    <w:tmpl w:val="B122E8D8"/>
    <w:lvl w:ilvl="0" w:tplc="53C2A6F8">
      <w:start w:val="1"/>
      <w:numFmt w:val="bullet"/>
      <w:lvlText w:val=""/>
      <w:lvlJc w:val="left"/>
      <w:pPr>
        <w:ind w:left="720" w:hanging="360"/>
      </w:pPr>
      <w:rPr>
        <w:rFonts w:ascii="Symbol" w:hAnsi="Symbol" w:hint="default"/>
        <w:lang w:bidi="he-IL"/>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8883C25"/>
    <w:multiLevelType w:val="multilevel"/>
    <w:tmpl w:val="D6BA3274"/>
    <w:lvl w:ilvl="0">
      <w:start w:val="1"/>
      <w:numFmt w:val="decimal"/>
      <w:lvlText w:val="%1."/>
      <w:lvlJc w:val="left"/>
      <w:pPr>
        <w:tabs>
          <w:tab w:val="num" w:pos="576"/>
        </w:tabs>
        <w:ind w:left="576" w:hanging="576"/>
      </w:pPr>
      <w:rPr>
        <w:rFonts w:hint="default"/>
      </w:rPr>
    </w:lvl>
    <w:lvl w:ilvl="1">
      <w:start w:val="1"/>
      <w:numFmt w:val="decimal"/>
      <w:lvlText w:val="%1.%2"/>
      <w:lvlJc w:val="left"/>
      <w:pPr>
        <w:tabs>
          <w:tab w:val="num" w:pos="1152"/>
        </w:tabs>
        <w:ind w:left="1152" w:hanging="576"/>
      </w:pPr>
      <w:rPr>
        <w:rFonts w:ascii="Tms Rmn" w:hAnsi="Tms Rmn" w:hint="default"/>
      </w:rPr>
    </w:lvl>
    <w:lvl w:ilvl="2">
      <w:start w:val="1"/>
      <w:numFmt w:val="decimal"/>
      <w:lvlText w:val="%1.%2.%3"/>
      <w:lvlJc w:val="left"/>
      <w:pPr>
        <w:tabs>
          <w:tab w:val="num" w:pos="1872"/>
        </w:tabs>
        <w:ind w:left="1872" w:hanging="720"/>
      </w:pPr>
      <w:rPr>
        <w:rFonts w:ascii="Tms Rmn" w:hAnsi="Tms Rmn" w:hint="default"/>
      </w:rPr>
    </w:lvl>
    <w:lvl w:ilvl="3">
      <w:numFmt w:val="none"/>
      <w:lvlText w:val=""/>
      <w:lvlJc w:val="left"/>
      <w:pPr>
        <w:tabs>
          <w:tab w:val="num" w:pos="0"/>
        </w:tabs>
        <w:ind w:left="0" w:firstLine="0"/>
      </w:pPr>
      <w:rPr>
        <w:rFonts w:ascii="Tms Rmn" w:hAnsi="Tms Rmn" w:hint="default"/>
      </w:rPr>
    </w:lvl>
    <w:lvl w:ilvl="4">
      <w:numFmt w:val="none"/>
      <w:lvlText w:val=""/>
      <w:lvlJc w:val="left"/>
      <w:pPr>
        <w:tabs>
          <w:tab w:val="num" w:pos="0"/>
        </w:tabs>
        <w:ind w:left="0" w:firstLine="0"/>
      </w:pPr>
      <w:rPr>
        <w:rFonts w:ascii="Tms Rmn" w:hAnsi="Tms Rmn" w:hint="default"/>
      </w:rPr>
    </w:lvl>
    <w:lvl w:ilvl="5">
      <w:numFmt w:val="none"/>
      <w:lvlText w:val=""/>
      <w:lvlJc w:val="left"/>
      <w:pPr>
        <w:tabs>
          <w:tab w:val="num" w:pos="0"/>
        </w:tabs>
        <w:ind w:left="0" w:firstLine="0"/>
      </w:pPr>
      <w:rPr>
        <w:rFonts w:ascii="Tms Rmn" w:hAnsi="Tms Rmn" w:hint="default"/>
      </w:rPr>
    </w:lvl>
    <w:lvl w:ilvl="6">
      <w:numFmt w:val="none"/>
      <w:lvlText w:val=""/>
      <w:lvlJc w:val="left"/>
      <w:pPr>
        <w:tabs>
          <w:tab w:val="num" w:pos="0"/>
        </w:tabs>
        <w:ind w:left="0" w:firstLine="0"/>
      </w:pPr>
      <w:rPr>
        <w:rFonts w:ascii="Tms Rmn" w:hAnsi="Tms Rmn" w:hint="default"/>
      </w:rPr>
    </w:lvl>
    <w:lvl w:ilvl="7">
      <w:numFmt w:val="none"/>
      <w:lvlText w:val=""/>
      <w:lvlJc w:val="left"/>
      <w:pPr>
        <w:tabs>
          <w:tab w:val="num" w:pos="0"/>
        </w:tabs>
        <w:ind w:left="0" w:firstLine="0"/>
      </w:pPr>
      <w:rPr>
        <w:rFonts w:ascii="Tms Rmn" w:hAnsi="Tms Rmn" w:hint="default"/>
      </w:rPr>
    </w:lvl>
    <w:lvl w:ilvl="8">
      <w:numFmt w:val="none"/>
      <w:lvlText w:val=""/>
      <w:lvlJc w:val="left"/>
      <w:pPr>
        <w:tabs>
          <w:tab w:val="num" w:pos="0"/>
        </w:tabs>
        <w:ind w:left="0" w:firstLine="0"/>
      </w:pPr>
      <w:rPr>
        <w:rFonts w:ascii="Tms Rmn" w:hAnsi="Tms Rmn" w:hint="default"/>
      </w:rPr>
    </w:lvl>
  </w:abstractNum>
  <w:num w:numId="1" w16cid:durableId="165636212">
    <w:abstractNumId w:val="8"/>
  </w:num>
  <w:num w:numId="2" w16cid:durableId="473916356">
    <w:abstractNumId w:val="15"/>
  </w:num>
  <w:num w:numId="3" w16cid:durableId="1608734709">
    <w:abstractNumId w:val="17"/>
  </w:num>
  <w:num w:numId="4" w16cid:durableId="2077242180">
    <w:abstractNumId w:val="4"/>
  </w:num>
  <w:num w:numId="5" w16cid:durableId="1267738633">
    <w:abstractNumId w:val="13"/>
  </w:num>
  <w:num w:numId="6" w16cid:durableId="447623605">
    <w:abstractNumId w:val="12"/>
  </w:num>
  <w:num w:numId="7" w16cid:durableId="924920435">
    <w:abstractNumId w:val="5"/>
  </w:num>
  <w:num w:numId="8" w16cid:durableId="1317030562">
    <w:abstractNumId w:val="9"/>
  </w:num>
  <w:num w:numId="9" w16cid:durableId="1143079131">
    <w:abstractNumId w:val="3"/>
  </w:num>
  <w:num w:numId="10" w16cid:durableId="1811357389">
    <w:abstractNumId w:val="0"/>
  </w:num>
  <w:num w:numId="11" w16cid:durableId="52429466">
    <w:abstractNumId w:val="11"/>
  </w:num>
  <w:num w:numId="12" w16cid:durableId="212498093">
    <w:abstractNumId w:val="7"/>
  </w:num>
  <w:num w:numId="13" w16cid:durableId="286358616">
    <w:abstractNumId w:val="14"/>
  </w:num>
  <w:num w:numId="14" w16cid:durableId="1142387340">
    <w:abstractNumId w:val="6"/>
  </w:num>
  <w:num w:numId="15" w16cid:durableId="1267497131">
    <w:abstractNumId w:val="1"/>
  </w:num>
  <w:num w:numId="16" w16cid:durableId="377168083">
    <w:abstractNumId w:val="16"/>
  </w:num>
  <w:num w:numId="17" w16cid:durableId="1430807752">
    <w:abstractNumId w:val="2"/>
  </w:num>
  <w:num w:numId="18" w16cid:durableId="16320235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יוסי ירון">
    <w15:presenceInfo w15:providerId="AD" w15:userId="S::1002014780@eduil.net::bed3eefe-1ac8-4381-a2a9-1849540e9b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FF"/>
    <w:rsid w:val="000044BE"/>
    <w:rsid w:val="0000604D"/>
    <w:rsid w:val="00014B15"/>
    <w:rsid w:val="000311F2"/>
    <w:rsid w:val="000413C6"/>
    <w:rsid w:val="0004408E"/>
    <w:rsid w:val="00051207"/>
    <w:rsid w:val="00051F5D"/>
    <w:rsid w:val="000564C5"/>
    <w:rsid w:val="00064019"/>
    <w:rsid w:val="00074C85"/>
    <w:rsid w:val="0008231A"/>
    <w:rsid w:val="000825AD"/>
    <w:rsid w:val="000920AC"/>
    <w:rsid w:val="000934ED"/>
    <w:rsid w:val="000937C2"/>
    <w:rsid w:val="00094889"/>
    <w:rsid w:val="000A25C1"/>
    <w:rsid w:val="000A319D"/>
    <w:rsid w:val="000B4894"/>
    <w:rsid w:val="000B699B"/>
    <w:rsid w:val="000E5EAB"/>
    <w:rsid w:val="000E7BFD"/>
    <w:rsid w:val="000F05E3"/>
    <w:rsid w:val="000F1BF4"/>
    <w:rsid w:val="000F507D"/>
    <w:rsid w:val="0010219A"/>
    <w:rsid w:val="00103728"/>
    <w:rsid w:val="00111EEA"/>
    <w:rsid w:val="00112179"/>
    <w:rsid w:val="001171B3"/>
    <w:rsid w:val="0012638B"/>
    <w:rsid w:val="001365EF"/>
    <w:rsid w:val="001368EB"/>
    <w:rsid w:val="001418BC"/>
    <w:rsid w:val="00141A0E"/>
    <w:rsid w:val="00146310"/>
    <w:rsid w:val="00150281"/>
    <w:rsid w:val="00152E51"/>
    <w:rsid w:val="0015309A"/>
    <w:rsid w:val="001608A0"/>
    <w:rsid w:val="00182A75"/>
    <w:rsid w:val="00184316"/>
    <w:rsid w:val="001853D1"/>
    <w:rsid w:val="0019052D"/>
    <w:rsid w:val="00193079"/>
    <w:rsid w:val="001B23A6"/>
    <w:rsid w:val="001B3BA0"/>
    <w:rsid w:val="001B7B87"/>
    <w:rsid w:val="001C3E90"/>
    <w:rsid w:val="001D5C3E"/>
    <w:rsid w:val="001E0D7E"/>
    <w:rsid w:val="001F708C"/>
    <w:rsid w:val="00201741"/>
    <w:rsid w:val="00206308"/>
    <w:rsid w:val="00226F0C"/>
    <w:rsid w:val="00263437"/>
    <w:rsid w:val="0026771A"/>
    <w:rsid w:val="00271342"/>
    <w:rsid w:val="002812A2"/>
    <w:rsid w:val="002A1B59"/>
    <w:rsid w:val="002A390B"/>
    <w:rsid w:val="002B0F43"/>
    <w:rsid w:val="002D6BB7"/>
    <w:rsid w:val="002E30D4"/>
    <w:rsid w:val="002E4161"/>
    <w:rsid w:val="002F3CE7"/>
    <w:rsid w:val="00304A96"/>
    <w:rsid w:val="00305617"/>
    <w:rsid w:val="003201AA"/>
    <w:rsid w:val="00320B8C"/>
    <w:rsid w:val="00324370"/>
    <w:rsid w:val="003315FC"/>
    <w:rsid w:val="003324F8"/>
    <w:rsid w:val="003342E5"/>
    <w:rsid w:val="003443C4"/>
    <w:rsid w:val="00350B35"/>
    <w:rsid w:val="00355E01"/>
    <w:rsid w:val="00357768"/>
    <w:rsid w:val="003614E7"/>
    <w:rsid w:val="00363D70"/>
    <w:rsid w:val="003669AC"/>
    <w:rsid w:val="00370FF1"/>
    <w:rsid w:val="00380368"/>
    <w:rsid w:val="00382C07"/>
    <w:rsid w:val="0038363A"/>
    <w:rsid w:val="00384365"/>
    <w:rsid w:val="00385C2F"/>
    <w:rsid w:val="003915A6"/>
    <w:rsid w:val="00391C09"/>
    <w:rsid w:val="003A1E50"/>
    <w:rsid w:val="003B1780"/>
    <w:rsid w:val="003B33E5"/>
    <w:rsid w:val="003C2825"/>
    <w:rsid w:val="003C7EC3"/>
    <w:rsid w:val="003D1DE1"/>
    <w:rsid w:val="003D7F68"/>
    <w:rsid w:val="003D7FE7"/>
    <w:rsid w:val="003E0046"/>
    <w:rsid w:val="003E6A77"/>
    <w:rsid w:val="003F3AB0"/>
    <w:rsid w:val="003F40FB"/>
    <w:rsid w:val="003F62CD"/>
    <w:rsid w:val="003F72BF"/>
    <w:rsid w:val="00414087"/>
    <w:rsid w:val="0042175F"/>
    <w:rsid w:val="004270E2"/>
    <w:rsid w:val="00430385"/>
    <w:rsid w:val="00432002"/>
    <w:rsid w:val="004333A3"/>
    <w:rsid w:val="004543E0"/>
    <w:rsid w:val="00460EA9"/>
    <w:rsid w:val="00463A08"/>
    <w:rsid w:val="0046657C"/>
    <w:rsid w:val="0047702B"/>
    <w:rsid w:val="004824CD"/>
    <w:rsid w:val="0048281B"/>
    <w:rsid w:val="004835B1"/>
    <w:rsid w:val="004909D5"/>
    <w:rsid w:val="00490C98"/>
    <w:rsid w:val="004A2318"/>
    <w:rsid w:val="004A4709"/>
    <w:rsid w:val="004A7ED8"/>
    <w:rsid w:val="004D4B82"/>
    <w:rsid w:val="004D5A9D"/>
    <w:rsid w:val="004D7A8E"/>
    <w:rsid w:val="004E4AB0"/>
    <w:rsid w:val="004F3130"/>
    <w:rsid w:val="005024A1"/>
    <w:rsid w:val="00503D62"/>
    <w:rsid w:val="00505B49"/>
    <w:rsid w:val="00526409"/>
    <w:rsid w:val="005276C1"/>
    <w:rsid w:val="0053357E"/>
    <w:rsid w:val="00535480"/>
    <w:rsid w:val="0054684D"/>
    <w:rsid w:val="00546FEC"/>
    <w:rsid w:val="00551F40"/>
    <w:rsid w:val="00561E21"/>
    <w:rsid w:val="00565D32"/>
    <w:rsid w:val="00567D77"/>
    <w:rsid w:val="00573B4F"/>
    <w:rsid w:val="00574921"/>
    <w:rsid w:val="00577292"/>
    <w:rsid w:val="005A45E6"/>
    <w:rsid w:val="005A6268"/>
    <w:rsid w:val="005C17D9"/>
    <w:rsid w:val="005C32ED"/>
    <w:rsid w:val="005D22CB"/>
    <w:rsid w:val="005D24D6"/>
    <w:rsid w:val="005D4658"/>
    <w:rsid w:val="005E3360"/>
    <w:rsid w:val="005E33D0"/>
    <w:rsid w:val="005F08B9"/>
    <w:rsid w:val="005F571A"/>
    <w:rsid w:val="00602A54"/>
    <w:rsid w:val="00603CB5"/>
    <w:rsid w:val="00614536"/>
    <w:rsid w:val="006278D6"/>
    <w:rsid w:val="00627A67"/>
    <w:rsid w:val="006313EE"/>
    <w:rsid w:val="00631409"/>
    <w:rsid w:val="00634C06"/>
    <w:rsid w:val="0064528A"/>
    <w:rsid w:val="0064586C"/>
    <w:rsid w:val="00651711"/>
    <w:rsid w:val="00654E77"/>
    <w:rsid w:val="00657451"/>
    <w:rsid w:val="006601D4"/>
    <w:rsid w:val="00667F5F"/>
    <w:rsid w:val="006746F9"/>
    <w:rsid w:val="00677F14"/>
    <w:rsid w:val="006857F7"/>
    <w:rsid w:val="006908D0"/>
    <w:rsid w:val="006A2E08"/>
    <w:rsid w:val="006A6F68"/>
    <w:rsid w:val="006B0E49"/>
    <w:rsid w:val="006B4055"/>
    <w:rsid w:val="006B4E00"/>
    <w:rsid w:val="006B5EEC"/>
    <w:rsid w:val="006C010A"/>
    <w:rsid w:val="006C608F"/>
    <w:rsid w:val="006D4F78"/>
    <w:rsid w:val="006E0ED6"/>
    <w:rsid w:val="006E2BFB"/>
    <w:rsid w:val="006F6B5C"/>
    <w:rsid w:val="007061BE"/>
    <w:rsid w:val="007065C3"/>
    <w:rsid w:val="007122DA"/>
    <w:rsid w:val="00733A8D"/>
    <w:rsid w:val="0074517D"/>
    <w:rsid w:val="007478A5"/>
    <w:rsid w:val="00760192"/>
    <w:rsid w:val="00761CFD"/>
    <w:rsid w:val="00775D16"/>
    <w:rsid w:val="00776C40"/>
    <w:rsid w:val="00776E49"/>
    <w:rsid w:val="007774BD"/>
    <w:rsid w:val="00783E03"/>
    <w:rsid w:val="00786B42"/>
    <w:rsid w:val="00790FC3"/>
    <w:rsid w:val="007A06C1"/>
    <w:rsid w:val="007A5985"/>
    <w:rsid w:val="007B1379"/>
    <w:rsid w:val="007B6880"/>
    <w:rsid w:val="007D4161"/>
    <w:rsid w:val="007D5B65"/>
    <w:rsid w:val="007D5E8E"/>
    <w:rsid w:val="007E1169"/>
    <w:rsid w:val="007E18C4"/>
    <w:rsid w:val="0080093F"/>
    <w:rsid w:val="00804920"/>
    <w:rsid w:val="0083647D"/>
    <w:rsid w:val="00843CED"/>
    <w:rsid w:val="00857D67"/>
    <w:rsid w:val="00873700"/>
    <w:rsid w:val="00891D5A"/>
    <w:rsid w:val="008A56A2"/>
    <w:rsid w:val="008A5E46"/>
    <w:rsid w:val="008A5EAB"/>
    <w:rsid w:val="008B2207"/>
    <w:rsid w:val="008B25C0"/>
    <w:rsid w:val="008B7BBE"/>
    <w:rsid w:val="008C297C"/>
    <w:rsid w:val="008C4783"/>
    <w:rsid w:val="008D50AB"/>
    <w:rsid w:val="009035EC"/>
    <w:rsid w:val="009059C4"/>
    <w:rsid w:val="009257D5"/>
    <w:rsid w:val="0093000D"/>
    <w:rsid w:val="00942612"/>
    <w:rsid w:val="0094435D"/>
    <w:rsid w:val="00945FE1"/>
    <w:rsid w:val="00955F1C"/>
    <w:rsid w:val="00956F38"/>
    <w:rsid w:val="00963BEC"/>
    <w:rsid w:val="00963FB7"/>
    <w:rsid w:val="00967969"/>
    <w:rsid w:val="0097229D"/>
    <w:rsid w:val="00973D38"/>
    <w:rsid w:val="00974203"/>
    <w:rsid w:val="00980311"/>
    <w:rsid w:val="0098361F"/>
    <w:rsid w:val="00991412"/>
    <w:rsid w:val="009937DD"/>
    <w:rsid w:val="0099597A"/>
    <w:rsid w:val="00995DE7"/>
    <w:rsid w:val="009A08A1"/>
    <w:rsid w:val="009B3413"/>
    <w:rsid w:val="009C6BB8"/>
    <w:rsid w:val="009F0D95"/>
    <w:rsid w:val="009F14D4"/>
    <w:rsid w:val="009F2965"/>
    <w:rsid w:val="00A01D3E"/>
    <w:rsid w:val="00A024D2"/>
    <w:rsid w:val="00A07867"/>
    <w:rsid w:val="00A10274"/>
    <w:rsid w:val="00A102C7"/>
    <w:rsid w:val="00A16429"/>
    <w:rsid w:val="00A1693F"/>
    <w:rsid w:val="00A25628"/>
    <w:rsid w:val="00A2797D"/>
    <w:rsid w:val="00A34613"/>
    <w:rsid w:val="00A4228F"/>
    <w:rsid w:val="00A44F04"/>
    <w:rsid w:val="00A51FA3"/>
    <w:rsid w:val="00A52000"/>
    <w:rsid w:val="00A57822"/>
    <w:rsid w:val="00A700D9"/>
    <w:rsid w:val="00A81FC7"/>
    <w:rsid w:val="00A8434B"/>
    <w:rsid w:val="00A85539"/>
    <w:rsid w:val="00A94CCD"/>
    <w:rsid w:val="00A96301"/>
    <w:rsid w:val="00AA089E"/>
    <w:rsid w:val="00AB00C5"/>
    <w:rsid w:val="00AB4CFA"/>
    <w:rsid w:val="00AB6F93"/>
    <w:rsid w:val="00AB7606"/>
    <w:rsid w:val="00AD5A2D"/>
    <w:rsid w:val="00AD72E5"/>
    <w:rsid w:val="00AE2F93"/>
    <w:rsid w:val="00AE79CE"/>
    <w:rsid w:val="00AF6600"/>
    <w:rsid w:val="00B0518D"/>
    <w:rsid w:val="00B077E1"/>
    <w:rsid w:val="00B07BE2"/>
    <w:rsid w:val="00B11841"/>
    <w:rsid w:val="00B158D6"/>
    <w:rsid w:val="00B35AFE"/>
    <w:rsid w:val="00B40B4C"/>
    <w:rsid w:val="00B566B4"/>
    <w:rsid w:val="00B610CA"/>
    <w:rsid w:val="00B614F4"/>
    <w:rsid w:val="00B624D5"/>
    <w:rsid w:val="00B67357"/>
    <w:rsid w:val="00B7362D"/>
    <w:rsid w:val="00B75DE6"/>
    <w:rsid w:val="00B82CC5"/>
    <w:rsid w:val="00B93736"/>
    <w:rsid w:val="00BA0AB8"/>
    <w:rsid w:val="00BA1718"/>
    <w:rsid w:val="00BA1B3D"/>
    <w:rsid w:val="00BB5573"/>
    <w:rsid w:val="00BC306B"/>
    <w:rsid w:val="00BC6B44"/>
    <w:rsid w:val="00BE1A6B"/>
    <w:rsid w:val="00BE4449"/>
    <w:rsid w:val="00BF1EA3"/>
    <w:rsid w:val="00BF4CE7"/>
    <w:rsid w:val="00BF5149"/>
    <w:rsid w:val="00BF7593"/>
    <w:rsid w:val="00C12338"/>
    <w:rsid w:val="00C17833"/>
    <w:rsid w:val="00C20392"/>
    <w:rsid w:val="00C33F9A"/>
    <w:rsid w:val="00C5070A"/>
    <w:rsid w:val="00C63B4D"/>
    <w:rsid w:val="00C64621"/>
    <w:rsid w:val="00C71711"/>
    <w:rsid w:val="00C81455"/>
    <w:rsid w:val="00C97CE6"/>
    <w:rsid w:val="00C97F83"/>
    <w:rsid w:val="00CA0545"/>
    <w:rsid w:val="00CA5922"/>
    <w:rsid w:val="00CB14CC"/>
    <w:rsid w:val="00CB178D"/>
    <w:rsid w:val="00CC0B87"/>
    <w:rsid w:val="00CD418D"/>
    <w:rsid w:val="00CE2DFF"/>
    <w:rsid w:val="00CF187A"/>
    <w:rsid w:val="00CF3873"/>
    <w:rsid w:val="00CF6567"/>
    <w:rsid w:val="00D018AC"/>
    <w:rsid w:val="00D051EE"/>
    <w:rsid w:val="00D121CE"/>
    <w:rsid w:val="00D128F1"/>
    <w:rsid w:val="00D31467"/>
    <w:rsid w:val="00D41A54"/>
    <w:rsid w:val="00D438FC"/>
    <w:rsid w:val="00D5138A"/>
    <w:rsid w:val="00D550C7"/>
    <w:rsid w:val="00D70841"/>
    <w:rsid w:val="00D9204F"/>
    <w:rsid w:val="00D93601"/>
    <w:rsid w:val="00DA0B86"/>
    <w:rsid w:val="00DB2ED6"/>
    <w:rsid w:val="00DB630C"/>
    <w:rsid w:val="00DC3E74"/>
    <w:rsid w:val="00DD42D4"/>
    <w:rsid w:val="00DE2469"/>
    <w:rsid w:val="00DE2806"/>
    <w:rsid w:val="00DE689D"/>
    <w:rsid w:val="00DF2E57"/>
    <w:rsid w:val="00DF4D59"/>
    <w:rsid w:val="00DF74E3"/>
    <w:rsid w:val="00E02918"/>
    <w:rsid w:val="00E03C36"/>
    <w:rsid w:val="00E10195"/>
    <w:rsid w:val="00E108AE"/>
    <w:rsid w:val="00E2146F"/>
    <w:rsid w:val="00E27499"/>
    <w:rsid w:val="00E3512E"/>
    <w:rsid w:val="00E36587"/>
    <w:rsid w:val="00E428D4"/>
    <w:rsid w:val="00E5327A"/>
    <w:rsid w:val="00E5596F"/>
    <w:rsid w:val="00E57DE6"/>
    <w:rsid w:val="00E7067C"/>
    <w:rsid w:val="00E73B21"/>
    <w:rsid w:val="00E745E7"/>
    <w:rsid w:val="00E77780"/>
    <w:rsid w:val="00E85698"/>
    <w:rsid w:val="00E87ECA"/>
    <w:rsid w:val="00E909A0"/>
    <w:rsid w:val="00E90E3F"/>
    <w:rsid w:val="00E94F0B"/>
    <w:rsid w:val="00EB3B84"/>
    <w:rsid w:val="00EB5696"/>
    <w:rsid w:val="00EC2F9B"/>
    <w:rsid w:val="00EC789C"/>
    <w:rsid w:val="00ED277B"/>
    <w:rsid w:val="00ED3EE8"/>
    <w:rsid w:val="00ED5171"/>
    <w:rsid w:val="00ED5935"/>
    <w:rsid w:val="00EE05E5"/>
    <w:rsid w:val="00EE5ECF"/>
    <w:rsid w:val="00EE6CED"/>
    <w:rsid w:val="00EF0814"/>
    <w:rsid w:val="00EF5127"/>
    <w:rsid w:val="00F1236F"/>
    <w:rsid w:val="00F129DC"/>
    <w:rsid w:val="00F16255"/>
    <w:rsid w:val="00F17891"/>
    <w:rsid w:val="00F2224A"/>
    <w:rsid w:val="00F23543"/>
    <w:rsid w:val="00F27874"/>
    <w:rsid w:val="00F32008"/>
    <w:rsid w:val="00F41162"/>
    <w:rsid w:val="00F422E3"/>
    <w:rsid w:val="00F45036"/>
    <w:rsid w:val="00F467FA"/>
    <w:rsid w:val="00F60E6B"/>
    <w:rsid w:val="00FA6C10"/>
    <w:rsid w:val="00FB59D8"/>
    <w:rsid w:val="00FB696A"/>
    <w:rsid w:val="00FC375D"/>
    <w:rsid w:val="00FD01E3"/>
    <w:rsid w:val="00FD2375"/>
    <w:rsid w:val="00FD53AA"/>
    <w:rsid w:val="00FD7E4C"/>
    <w:rsid w:val="00FE347B"/>
    <w:rsid w:val="00FE432F"/>
    <w:rsid w:val="00FF24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4D939"/>
  <w15:docId w15:val="{E8AB9BA5-2F16-4AF6-B581-423E7931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09D5"/>
    <w:pPr>
      <w:bidi/>
      <w:spacing w:line="300" w:lineRule="auto"/>
      <w:jc w:val="both"/>
    </w:pPr>
    <w:rPr>
      <w:rFonts w:cs="David"/>
      <w:sz w:val="22"/>
      <w:szCs w:val="24"/>
    </w:rPr>
  </w:style>
  <w:style w:type="paragraph" w:styleId="Heading1">
    <w:name w:val="heading 1"/>
    <w:basedOn w:val="Normal"/>
    <w:next w:val="Normal"/>
    <w:qFormat/>
    <w:rsid w:val="003915A6"/>
    <w:pPr>
      <w:keepNext/>
      <w:spacing w:before="240" w:after="240" w:line="240" w:lineRule="auto"/>
      <w:outlineLvl w:val="0"/>
    </w:pPr>
    <w:rPr>
      <w:rFonts w:ascii="Arial" w:hAnsi="Arial" w:cs="Narkisim"/>
      <w:b/>
      <w:bCs/>
      <w:kern w:val="28"/>
      <w:sz w:val="48"/>
      <w:szCs w:val="48"/>
      <w:u w:val="single"/>
    </w:rPr>
  </w:style>
  <w:style w:type="paragraph" w:styleId="Heading2">
    <w:name w:val="heading 2"/>
    <w:basedOn w:val="Normal"/>
    <w:next w:val="Normal"/>
    <w:qFormat/>
    <w:rsid w:val="003915A6"/>
    <w:pPr>
      <w:keepNext/>
      <w:spacing w:before="240" w:after="180" w:line="240" w:lineRule="auto"/>
      <w:outlineLvl w:val="1"/>
    </w:pPr>
    <w:rPr>
      <w:rFonts w:ascii="Arial" w:hAnsi="Arial" w:cs="Narkisim"/>
      <w:b/>
      <w:bCs/>
      <w:i/>
      <w:iCs/>
      <w:sz w:val="40"/>
      <w:szCs w:val="40"/>
      <w:u w:val="single"/>
    </w:rPr>
  </w:style>
  <w:style w:type="paragraph" w:styleId="Heading3">
    <w:name w:val="heading 3"/>
    <w:basedOn w:val="Normal"/>
    <w:next w:val="Normal"/>
    <w:qFormat/>
    <w:rsid w:val="003915A6"/>
    <w:pPr>
      <w:keepNext/>
      <w:spacing w:before="240" w:after="60"/>
      <w:outlineLvl w:val="2"/>
    </w:pPr>
    <w:rPr>
      <w:rFonts w:ascii="Arial" w:hAnsi="Arial" w:cs="Narkisim"/>
      <w:b/>
      <w:bCs/>
      <w:sz w:val="32"/>
      <w:szCs w:val="32"/>
      <w:u w:val="single"/>
    </w:rPr>
  </w:style>
  <w:style w:type="paragraph" w:styleId="Heading4">
    <w:name w:val="heading 4"/>
    <w:basedOn w:val="Normal"/>
    <w:next w:val="Normal"/>
    <w:qFormat/>
    <w:rsid w:val="00E03C36"/>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customStyle="1" w:styleId="Title1">
    <w:name w:val="Title1"/>
    <w:basedOn w:val="Heading1"/>
    <w:pPr>
      <w:jc w:val="center"/>
      <w:outlineLvl w:val="9"/>
    </w:pPr>
    <w:rPr>
      <w:rFonts w:ascii="Times New Roman" w:hAnsi="Times New Roman" w:cs="David"/>
      <w:szCs w:val="52"/>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customStyle="1" w:styleId="Paragraphlevel1">
    <w:name w:val="Paragraph_level1"/>
    <w:basedOn w:val="Normal"/>
    <w:pPr>
      <w:spacing w:line="340" w:lineRule="exact"/>
      <w:ind w:left="576" w:right="576"/>
    </w:pPr>
    <w:rPr>
      <w:sz w:val="26"/>
      <w:szCs w:val="28"/>
    </w:rPr>
  </w:style>
  <w:style w:type="paragraph" w:customStyle="1" w:styleId="Capture">
    <w:name w:val="Capture"/>
    <w:basedOn w:val="Normal"/>
    <w:pPr>
      <w:bidi w:val="0"/>
      <w:spacing w:before="120" w:after="120" w:line="240" w:lineRule="auto"/>
    </w:pPr>
  </w:style>
  <w:style w:type="paragraph" w:styleId="TOC1">
    <w:name w:val="toc 1"/>
    <w:basedOn w:val="Normal"/>
    <w:next w:val="Normal"/>
    <w:autoRedefine/>
    <w:uiPriority w:val="39"/>
    <w:rsid w:val="00CE2DFF"/>
  </w:style>
  <w:style w:type="table" w:styleId="TableGrid">
    <w:name w:val="Table Grid"/>
    <w:basedOn w:val="TableNormal"/>
    <w:rsid w:val="006E2BFB"/>
    <w:pPr>
      <w:bidi/>
      <w:spacing w:line="3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3A1E50"/>
    <w:pPr>
      <w:ind w:left="220"/>
    </w:pPr>
  </w:style>
  <w:style w:type="paragraph" w:styleId="TOC3">
    <w:name w:val="toc 3"/>
    <w:basedOn w:val="Normal"/>
    <w:next w:val="Normal"/>
    <w:autoRedefine/>
    <w:uiPriority w:val="39"/>
    <w:rsid w:val="003A1E50"/>
    <w:pPr>
      <w:ind w:left="440"/>
    </w:pPr>
  </w:style>
  <w:style w:type="paragraph" w:styleId="TOC4">
    <w:name w:val="toc 4"/>
    <w:basedOn w:val="Normal"/>
    <w:next w:val="Normal"/>
    <w:autoRedefine/>
    <w:uiPriority w:val="39"/>
    <w:rsid w:val="00FE432F"/>
    <w:pPr>
      <w:ind w:left="660"/>
    </w:pPr>
  </w:style>
  <w:style w:type="character" w:customStyle="1" w:styleId="apple-converted-space">
    <w:name w:val="apple-converted-space"/>
    <w:basedOn w:val="DefaultParagraphFont"/>
    <w:rsid w:val="00FF244D"/>
  </w:style>
  <w:style w:type="character" w:styleId="Hyperlink">
    <w:name w:val="Hyperlink"/>
    <w:basedOn w:val="DefaultParagraphFont"/>
    <w:uiPriority w:val="99"/>
    <w:unhideWhenUsed/>
    <w:rsid w:val="00FF244D"/>
    <w:rPr>
      <w:color w:val="0000FF"/>
      <w:u w:val="single"/>
    </w:rPr>
  </w:style>
  <w:style w:type="paragraph" w:styleId="EndnoteText">
    <w:name w:val="endnote text"/>
    <w:basedOn w:val="Normal"/>
    <w:link w:val="EndnoteTextChar"/>
    <w:rsid w:val="009F14D4"/>
    <w:rPr>
      <w:sz w:val="20"/>
      <w:szCs w:val="20"/>
    </w:rPr>
  </w:style>
  <w:style w:type="character" w:customStyle="1" w:styleId="EndnoteTextChar">
    <w:name w:val="Endnote Text Char"/>
    <w:basedOn w:val="DefaultParagraphFont"/>
    <w:link w:val="EndnoteText"/>
    <w:rsid w:val="009F14D4"/>
    <w:rPr>
      <w:rFonts w:cs="David"/>
    </w:rPr>
  </w:style>
  <w:style w:type="character" w:styleId="EndnoteReference">
    <w:name w:val="endnote reference"/>
    <w:basedOn w:val="DefaultParagraphFont"/>
    <w:rsid w:val="009F14D4"/>
    <w:rPr>
      <w:vertAlign w:val="superscript"/>
    </w:rPr>
  </w:style>
  <w:style w:type="paragraph" w:styleId="BalloonText">
    <w:name w:val="Balloon Text"/>
    <w:basedOn w:val="Normal"/>
    <w:semiHidden/>
    <w:rsid w:val="00B93736"/>
    <w:rPr>
      <w:rFonts w:ascii="Tahoma" w:hAnsi="Tahoma" w:cs="Tahoma"/>
      <w:sz w:val="16"/>
      <w:szCs w:val="16"/>
    </w:rPr>
  </w:style>
  <w:style w:type="paragraph" w:styleId="FootnoteText">
    <w:name w:val="footnote text"/>
    <w:basedOn w:val="Normal"/>
    <w:link w:val="FootnoteTextChar"/>
    <w:rsid w:val="00F467FA"/>
    <w:rPr>
      <w:sz w:val="20"/>
      <w:szCs w:val="20"/>
    </w:rPr>
  </w:style>
  <w:style w:type="character" w:customStyle="1" w:styleId="FootnoteTextChar">
    <w:name w:val="Footnote Text Char"/>
    <w:basedOn w:val="DefaultParagraphFont"/>
    <w:link w:val="FootnoteText"/>
    <w:rsid w:val="00F467FA"/>
    <w:rPr>
      <w:rFonts w:cs="David"/>
    </w:rPr>
  </w:style>
  <w:style w:type="character" w:styleId="FootnoteReference">
    <w:name w:val="footnote reference"/>
    <w:basedOn w:val="DefaultParagraphFont"/>
    <w:rsid w:val="00F467FA"/>
    <w:rPr>
      <w:vertAlign w:val="superscript"/>
    </w:rPr>
  </w:style>
  <w:style w:type="paragraph" w:styleId="ListParagraph">
    <w:name w:val="List Paragraph"/>
    <w:basedOn w:val="Normal"/>
    <w:uiPriority w:val="34"/>
    <w:qFormat/>
    <w:rsid w:val="003D7F68"/>
    <w:pPr>
      <w:ind w:left="720"/>
      <w:contextualSpacing/>
    </w:pPr>
  </w:style>
  <w:style w:type="character" w:customStyle="1" w:styleId="FooterChar">
    <w:name w:val="Footer Char"/>
    <w:basedOn w:val="DefaultParagraphFont"/>
    <w:link w:val="Footer"/>
    <w:uiPriority w:val="99"/>
    <w:rsid w:val="004333A3"/>
    <w:rPr>
      <w:rFonts w:cs="David"/>
      <w:sz w:val="22"/>
      <w:szCs w:val="24"/>
    </w:rPr>
  </w:style>
  <w:style w:type="character" w:styleId="FollowedHyperlink">
    <w:name w:val="FollowedHyperlink"/>
    <w:basedOn w:val="DefaultParagraphFont"/>
    <w:semiHidden/>
    <w:unhideWhenUsed/>
    <w:rsid w:val="006B4E00"/>
    <w:rPr>
      <w:color w:val="800080" w:themeColor="followedHyperlink"/>
      <w:u w:val="single"/>
    </w:rPr>
  </w:style>
  <w:style w:type="paragraph" w:styleId="Revision">
    <w:name w:val="Revision"/>
    <w:hidden/>
    <w:uiPriority w:val="99"/>
    <w:semiHidden/>
    <w:rsid w:val="00305617"/>
    <w:rPr>
      <w:rFonts w:cs="David"/>
      <w:sz w:val="22"/>
      <w:szCs w:val="24"/>
    </w:rPr>
  </w:style>
  <w:style w:type="paragraph" w:customStyle="1" w:styleId="TableParagraph">
    <w:name w:val="Table Paragraph"/>
    <w:basedOn w:val="Normal"/>
    <w:uiPriority w:val="1"/>
    <w:qFormat/>
    <w:rsid w:val="00305617"/>
    <w:pPr>
      <w:widowControl w:val="0"/>
      <w:autoSpaceDE w:val="0"/>
      <w:autoSpaceDN w:val="0"/>
      <w:bidi w:val="0"/>
      <w:spacing w:line="240" w:lineRule="auto"/>
      <w:jc w:val="right"/>
    </w:pPr>
    <w:rPr>
      <w:rFonts w:cs="Times New Roman"/>
      <w:szCs w:val="22"/>
    </w:rPr>
  </w:style>
  <w:style w:type="character" w:styleId="UnresolvedMention">
    <w:name w:val="Unresolved Mention"/>
    <w:basedOn w:val="DefaultParagraphFont"/>
    <w:uiPriority w:val="99"/>
    <w:semiHidden/>
    <w:unhideWhenUsed/>
    <w:rsid w:val="00561E21"/>
    <w:rPr>
      <w:color w:val="605E5C"/>
      <w:shd w:val="clear" w:color="auto" w:fill="E1DFDD"/>
    </w:rPr>
  </w:style>
  <w:style w:type="paragraph" w:styleId="BodyText">
    <w:name w:val="Body Text"/>
    <w:basedOn w:val="Normal"/>
    <w:link w:val="BodyTextChar"/>
    <w:uiPriority w:val="1"/>
    <w:qFormat/>
    <w:rsid w:val="00391C09"/>
    <w:pPr>
      <w:widowControl w:val="0"/>
      <w:autoSpaceDE w:val="0"/>
      <w:autoSpaceDN w:val="0"/>
      <w:bidi w:val="0"/>
      <w:spacing w:line="240" w:lineRule="auto"/>
      <w:ind w:right="377"/>
      <w:jc w:val="right"/>
    </w:pPr>
    <w:rPr>
      <w:rFonts w:cs="Times New Roman"/>
      <w:szCs w:val="22"/>
    </w:rPr>
  </w:style>
  <w:style w:type="character" w:customStyle="1" w:styleId="BodyTextChar">
    <w:name w:val="Body Text Char"/>
    <w:basedOn w:val="DefaultParagraphFont"/>
    <w:link w:val="BodyText"/>
    <w:uiPriority w:val="1"/>
    <w:rsid w:val="00391C09"/>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7708">
      <w:bodyDiv w:val="1"/>
      <w:marLeft w:val="0"/>
      <w:marRight w:val="0"/>
      <w:marTop w:val="0"/>
      <w:marBottom w:val="0"/>
      <w:divBdr>
        <w:top w:val="none" w:sz="0" w:space="0" w:color="auto"/>
        <w:left w:val="none" w:sz="0" w:space="0" w:color="auto"/>
        <w:bottom w:val="none" w:sz="0" w:space="0" w:color="auto"/>
        <w:right w:val="none" w:sz="0" w:space="0" w:color="auto"/>
      </w:divBdr>
    </w:div>
    <w:div w:id="338970865">
      <w:bodyDiv w:val="1"/>
      <w:marLeft w:val="0"/>
      <w:marRight w:val="0"/>
      <w:marTop w:val="0"/>
      <w:marBottom w:val="0"/>
      <w:divBdr>
        <w:top w:val="none" w:sz="0" w:space="0" w:color="auto"/>
        <w:left w:val="none" w:sz="0" w:space="0" w:color="auto"/>
        <w:bottom w:val="none" w:sz="0" w:space="0" w:color="auto"/>
        <w:right w:val="none" w:sz="0" w:space="0" w:color="auto"/>
      </w:divBdr>
    </w:div>
    <w:div w:id="980113653">
      <w:bodyDiv w:val="1"/>
      <w:marLeft w:val="0"/>
      <w:marRight w:val="0"/>
      <w:marTop w:val="0"/>
      <w:marBottom w:val="0"/>
      <w:divBdr>
        <w:top w:val="none" w:sz="0" w:space="0" w:color="auto"/>
        <w:left w:val="none" w:sz="0" w:space="0" w:color="auto"/>
        <w:bottom w:val="none" w:sz="0" w:space="0" w:color="auto"/>
        <w:right w:val="none" w:sz="0" w:space="0" w:color="auto"/>
      </w:divBdr>
    </w:div>
    <w:div w:id="1494831688">
      <w:bodyDiv w:val="1"/>
      <w:marLeft w:val="0"/>
      <w:marRight w:val="0"/>
      <w:marTop w:val="0"/>
      <w:marBottom w:val="0"/>
      <w:divBdr>
        <w:top w:val="none" w:sz="0" w:space="0" w:color="auto"/>
        <w:left w:val="none" w:sz="0" w:space="0" w:color="auto"/>
        <w:bottom w:val="none" w:sz="0" w:space="0" w:color="auto"/>
        <w:right w:val="none" w:sz="0" w:space="0" w:color="auto"/>
      </w:divBdr>
    </w:div>
    <w:div w:id="1681011025">
      <w:bodyDiv w:val="1"/>
      <w:marLeft w:val="0"/>
      <w:marRight w:val="0"/>
      <w:marTop w:val="0"/>
      <w:marBottom w:val="0"/>
      <w:divBdr>
        <w:top w:val="none" w:sz="0" w:space="0" w:color="auto"/>
        <w:left w:val="none" w:sz="0" w:space="0" w:color="auto"/>
        <w:bottom w:val="none" w:sz="0" w:space="0" w:color="auto"/>
        <w:right w:val="none" w:sz="0" w:space="0" w:color="auto"/>
      </w:divBdr>
      <w:divsChild>
        <w:div w:id="1728913803">
          <w:marLeft w:val="0"/>
          <w:marRight w:val="0"/>
          <w:marTop w:val="0"/>
          <w:marBottom w:val="0"/>
          <w:divBdr>
            <w:top w:val="none" w:sz="0" w:space="0" w:color="auto"/>
            <w:left w:val="none" w:sz="0" w:space="0" w:color="auto"/>
            <w:bottom w:val="none" w:sz="0" w:space="0" w:color="auto"/>
            <w:right w:val="none" w:sz="0" w:space="0" w:color="auto"/>
          </w:divBdr>
        </w:div>
      </w:divsChild>
    </w:div>
    <w:div w:id="178449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youtube.com/watch?v=trswX8x-dn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mail6787@gmail.com" TargetMode="External"/><Relationship Id="rId5" Type="http://schemas.openxmlformats.org/officeDocument/2006/relationships/webSettings" Target="webSettings.xml"/><Relationship Id="rId15" Type="http://schemas.openxmlformats.org/officeDocument/2006/relationships/hyperlink" Target="https://www.oranim.ac.il/sites/heb/research-information-resource/library/consultation/writing-bib/apa/pages/default.aspx" TargetMode="External"/><Relationship Id="rId10" Type="http://schemas.openxmlformats.org/officeDocument/2006/relationships/hyperlink" Target="mailto:email@example.com"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qliteadmin.orbmu2k.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8C17D4-FE94-4967-8B45-D7863ECA5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28</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27/5/97</vt:lpstr>
    </vt:vector>
  </TitlesOfParts>
  <Company/>
  <LinksUpToDate>false</LinksUpToDate>
  <CharactersWithSpaces>17181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27/5/97</dc:title>
  <dc:creator>Avery Burrows</dc:creator>
  <cp:lastModifiedBy>MeydanHevroniSabbah</cp:lastModifiedBy>
  <cp:revision>4</cp:revision>
  <dcterms:created xsi:type="dcterms:W3CDTF">2026-04-30T06:09:00Z</dcterms:created>
  <dcterms:modified xsi:type="dcterms:W3CDTF">2026-06-13T15:40:00Z</dcterms:modified>
</cp:coreProperties>
</file>